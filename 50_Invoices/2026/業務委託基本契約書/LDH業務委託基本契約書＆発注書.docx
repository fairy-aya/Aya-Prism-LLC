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4587" w14:textId="5C78FF1A" w:rsidR="00655EAD" w:rsidRPr="00C46679" w:rsidRDefault="00655EAD" w:rsidP="00BE2257">
      <w:pPr>
        <w:rPr>
          <w:rFonts w:ascii="ＭＳ 明朝" w:eastAsia="ＭＳ 明朝" w:hAnsi="ＭＳ 明朝"/>
        </w:rPr>
      </w:pPr>
    </w:p>
    <w:p w14:paraId="5C13C564" w14:textId="0B448FD4" w:rsidR="00655EAD" w:rsidRPr="00C46679" w:rsidRDefault="00655EAD" w:rsidP="00BE2257">
      <w:pPr>
        <w:jc w:val="center"/>
        <w:rPr>
          <w:rFonts w:ascii="ＭＳ 明朝" w:eastAsia="ＭＳ 明朝" w:hAnsi="ＭＳ 明朝"/>
        </w:rPr>
      </w:pPr>
      <w:r w:rsidRPr="00C46679">
        <w:rPr>
          <w:rFonts w:ascii="ＭＳ 明朝" w:eastAsia="ＭＳ 明朝" w:hAnsi="ＭＳ 明朝" w:hint="eastAsia"/>
        </w:rPr>
        <w:t>業務委託</w:t>
      </w:r>
      <w:r w:rsidR="00C46679" w:rsidRPr="00C46679">
        <w:rPr>
          <w:rFonts w:ascii="ＭＳ 明朝" w:eastAsia="ＭＳ 明朝" w:hAnsi="ＭＳ 明朝" w:hint="eastAsia"/>
        </w:rPr>
        <w:t>基本</w:t>
      </w:r>
      <w:r w:rsidRPr="00C46679">
        <w:rPr>
          <w:rFonts w:ascii="ＭＳ 明朝" w:eastAsia="ＭＳ 明朝" w:hAnsi="ＭＳ 明朝" w:hint="eastAsia"/>
        </w:rPr>
        <w:t>契約書</w:t>
      </w:r>
    </w:p>
    <w:p w14:paraId="7D886D62" w14:textId="77777777" w:rsidR="00655EAD" w:rsidRPr="00C46679" w:rsidRDefault="00655EAD" w:rsidP="00BE2257">
      <w:pPr>
        <w:rPr>
          <w:rFonts w:ascii="ＭＳ 明朝" w:eastAsia="ＭＳ 明朝" w:hAnsi="ＭＳ 明朝"/>
        </w:rPr>
      </w:pPr>
    </w:p>
    <w:p w14:paraId="2B01A1A3" w14:textId="3A501C4D" w:rsidR="00655EAD" w:rsidRPr="00C46679" w:rsidRDefault="132EA4C9" w:rsidP="27C10FF7">
      <w:pPr>
        <w:rPr>
          <w:rFonts w:ascii="ＭＳ 明朝" w:eastAsia="ＭＳ 明朝" w:hAnsi="ＭＳ 明朝"/>
        </w:rPr>
      </w:pPr>
      <w:r w:rsidRPr="325CB26A">
        <w:rPr>
          <w:rFonts w:ascii="ＭＳ 明朝" w:eastAsia="ＭＳ 明朝" w:hAnsi="ＭＳ 明朝"/>
        </w:rPr>
        <w:t>株式会社LDH JAPAN</w:t>
      </w:r>
      <w:r w:rsidR="453B4E76" w:rsidRPr="325CB26A">
        <w:rPr>
          <w:rFonts w:ascii="ＭＳ 明朝" w:eastAsia="ＭＳ 明朝" w:hAnsi="ＭＳ 明朝"/>
        </w:rPr>
        <w:t>（以下「委託者」という）及び</w:t>
      </w:r>
      <w:r w:rsidR="000E7B37">
        <w:rPr>
          <w:rFonts w:ascii="ＭＳ 明朝" w:eastAsia="ＭＳ 明朝" w:hAnsi="ＭＳ 明朝" w:hint="eastAsia"/>
          <w:highlight w:val="yellow"/>
        </w:rPr>
        <w:t>アーヤプリズム合同会社</w:t>
      </w:r>
      <w:r w:rsidR="453B4E76" w:rsidRPr="325CB26A">
        <w:rPr>
          <w:rFonts w:ascii="ＭＳ 明朝" w:eastAsia="ＭＳ 明朝" w:hAnsi="ＭＳ 明朝"/>
        </w:rPr>
        <w:t>（以下「受託者」という）とは、委託者が受託者に対し第1条に定める業務を委託すること等に関し、以下のとおり、業務委託</w:t>
      </w:r>
      <w:r w:rsidR="0C90794A" w:rsidRPr="325CB26A">
        <w:rPr>
          <w:rFonts w:ascii="ＭＳ 明朝" w:eastAsia="ＭＳ 明朝" w:hAnsi="ＭＳ 明朝"/>
        </w:rPr>
        <w:t>基本</w:t>
      </w:r>
      <w:r w:rsidR="453B4E76" w:rsidRPr="325CB26A">
        <w:rPr>
          <w:rFonts w:ascii="ＭＳ 明朝" w:eastAsia="ＭＳ 明朝" w:hAnsi="ＭＳ 明朝"/>
        </w:rPr>
        <w:t>契約（以下「本契約」という）を締結する。</w:t>
      </w:r>
    </w:p>
    <w:p w14:paraId="78A2B836" w14:textId="77777777" w:rsidR="00655EAD" w:rsidRPr="00C46679" w:rsidRDefault="00655EAD" w:rsidP="00BE2257">
      <w:pPr>
        <w:rPr>
          <w:rFonts w:ascii="ＭＳ 明朝" w:eastAsia="ＭＳ 明朝" w:hAnsi="ＭＳ 明朝"/>
          <w:szCs w:val="21"/>
        </w:rPr>
      </w:pPr>
    </w:p>
    <w:p w14:paraId="1581F332" w14:textId="77777777" w:rsidR="00655EAD" w:rsidRPr="00C46679" w:rsidRDefault="00655EAD" w:rsidP="00BE2257">
      <w:pPr>
        <w:rPr>
          <w:rFonts w:ascii="ＭＳ 明朝" w:eastAsia="ＭＳ 明朝" w:hAnsi="ＭＳ 明朝"/>
          <w:szCs w:val="21"/>
        </w:rPr>
      </w:pPr>
      <w:r w:rsidRPr="00C46679">
        <w:rPr>
          <w:rFonts w:ascii="ＭＳ 明朝" w:eastAsia="ＭＳ 明朝" w:hAnsi="ＭＳ 明朝" w:hint="eastAsia"/>
          <w:szCs w:val="21"/>
        </w:rPr>
        <w:t>第</w:t>
      </w:r>
      <w:r w:rsidRPr="00C46679">
        <w:rPr>
          <w:rFonts w:ascii="ＭＳ 明朝" w:eastAsia="ＭＳ 明朝" w:hAnsi="ＭＳ 明朝"/>
          <w:szCs w:val="21"/>
        </w:rPr>
        <w:t xml:space="preserve"> 1 条（業務の内容）</w:t>
      </w:r>
    </w:p>
    <w:p w14:paraId="10F67FD7" w14:textId="4476AEBD" w:rsidR="00655EAD" w:rsidRPr="00C46679" w:rsidRDefault="00BE2257" w:rsidP="00BB0383">
      <w:pPr>
        <w:pStyle w:val="a3"/>
        <w:ind w:leftChars="100" w:left="630" w:hangingChars="200" w:hanging="420"/>
        <w:rPr>
          <w:rFonts w:ascii="ＭＳ 明朝" w:eastAsia="ＭＳ 明朝" w:hAnsi="ＭＳ 明朝"/>
          <w:szCs w:val="21"/>
        </w:rPr>
      </w:pPr>
      <w:r>
        <w:rPr>
          <w:rFonts w:ascii="ＭＳ 明朝" w:eastAsia="ＭＳ 明朝" w:hAnsi="ＭＳ 明朝" w:hint="eastAsia"/>
          <w:szCs w:val="21"/>
        </w:rPr>
        <w:t xml:space="preserve">1.　</w:t>
      </w:r>
      <w:r w:rsidR="00655EAD" w:rsidRPr="00C46679">
        <w:rPr>
          <w:rFonts w:ascii="ＭＳ 明朝" w:eastAsia="ＭＳ 明朝" w:hAnsi="ＭＳ 明朝"/>
          <w:szCs w:val="21"/>
        </w:rPr>
        <w:t>委託者は、委託者の業務に関する次の各号に定める業務（以下「本件業務」という）</w:t>
      </w:r>
      <w:r w:rsidR="00655EAD" w:rsidRPr="00C46679">
        <w:rPr>
          <w:rFonts w:ascii="ＭＳ 明朝" w:eastAsia="ＭＳ 明朝" w:hAnsi="ＭＳ 明朝" w:hint="eastAsia"/>
          <w:szCs w:val="21"/>
        </w:rPr>
        <w:t>を受託者に委託し、受託者はこれを受託する。</w:t>
      </w:r>
    </w:p>
    <w:p w14:paraId="078960A8" w14:textId="5F18C40E" w:rsidR="00C46679" w:rsidRPr="007874BB" w:rsidRDefault="2DD8001F" w:rsidP="004001DD">
      <w:pPr>
        <w:ind w:leftChars="300" w:left="1134" w:hangingChars="240" w:hanging="504"/>
        <w:rPr>
          <w:rFonts w:ascii="ＭＳ 明朝" w:eastAsia="ＭＳ 明朝" w:hAnsi="ＭＳ 明朝"/>
          <w:highlight w:val="yellow"/>
        </w:rPr>
      </w:pPr>
      <w:commentRangeStart w:id="0"/>
      <w:r w:rsidRPr="325CB26A">
        <w:rPr>
          <w:rFonts w:ascii="ＭＳ 明朝" w:eastAsia="ＭＳ 明朝" w:hAnsi="ＭＳ 明朝"/>
          <w:highlight w:val="yellow"/>
        </w:rPr>
        <w:t>(1)</w:t>
      </w:r>
      <w:r w:rsidR="004A5F32">
        <w:rPr>
          <w:rFonts w:ascii="ＭＳ 明朝" w:eastAsia="ＭＳ 明朝" w:hAnsi="ＭＳ 明朝" w:hint="eastAsia"/>
          <w:highlight w:val="yellow"/>
        </w:rPr>
        <w:t xml:space="preserve"> </w:t>
      </w:r>
      <w:r w:rsidR="002B6C88">
        <w:rPr>
          <w:rFonts w:ascii="ＭＳ 明朝" w:eastAsia="ＭＳ 明朝" w:hAnsi="ＭＳ 明朝" w:hint="eastAsia"/>
          <w:highlight w:val="yellow"/>
        </w:rPr>
        <w:t>m-flo MV制作</w:t>
      </w:r>
      <w:r w:rsidR="40285F99" w:rsidRPr="325CB26A">
        <w:rPr>
          <w:rFonts w:ascii="ＭＳ 明朝" w:eastAsia="ＭＳ 明朝" w:hAnsi="ＭＳ 明朝"/>
          <w:highlight w:val="yellow"/>
        </w:rPr>
        <w:t>に関する業務</w:t>
      </w:r>
    </w:p>
    <w:p w14:paraId="0BE10029" w14:textId="5B8CBA0B" w:rsidR="00C46679" w:rsidRPr="00BB0383" w:rsidRDefault="2DD8001F" w:rsidP="004A5F32">
      <w:pPr>
        <w:ind w:firstLineChars="300" w:firstLine="630"/>
        <w:rPr>
          <w:rFonts w:ascii="ＭＳ 明朝" w:eastAsia="ＭＳ 明朝" w:hAnsi="ＭＳ 明朝"/>
        </w:rPr>
      </w:pPr>
      <w:r w:rsidRPr="325CB26A">
        <w:rPr>
          <w:rFonts w:ascii="ＭＳ 明朝" w:eastAsia="ＭＳ 明朝" w:hAnsi="ＭＳ 明朝"/>
          <w:highlight w:val="yellow"/>
        </w:rPr>
        <w:t>(2)</w:t>
      </w:r>
      <w:commentRangeEnd w:id="0"/>
      <w:r w:rsidR="00BE2257">
        <w:rPr>
          <w:rStyle w:val="ab"/>
          <w:rFonts w:ascii="ＭＳ 明朝" w:eastAsia="ＭＳ 明朝" w:hAnsi="ＭＳ 明朝"/>
          <w:sz w:val="21"/>
          <w:szCs w:val="22"/>
        </w:rPr>
        <w:commentReference w:id="0"/>
      </w:r>
      <w:r w:rsidR="004A5F32">
        <w:rPr>
          <w:rFonts w:ascii="ＭＳ 明朝" w:eastAsia="ＭＳ 明朝" w:hAnsi="ＭＳ 明朝"/>
        </w:rPr>
        <w:t xml:space="preserve"> </w:t>
      </w:r>
      <w:r w:rsidR="0006048E">
        <w:rPr>
          <w:rFonts w:ascii="ＭＳ 明朝" w:eastAsia="ＭＳ 明朝" w:hAnsi="ＭＳ 明朝" w:hint="eastAsia"/>
        </w:rPr>
        <w:t>前</w:t>
      </w:r>
      <w:r w:rsidR="0006468C">
        <w:rPr>
          <w:rFonts w:ascii="ＭＳ 明朝" w:eastAsia="ＭＳ 明朝" w:hAnsi="ＭＳ 明朝" w:hint="eastAsia"/>
        </w:rPr>
        <w:t>各</w:t>
      </w:r>
      <w:r w:rsidR="00C46679" w:rsidRPr="00BB0383">
        <w:rPr>
          <w:rFonts w:ascii="ＭＳ 明朝" w:eastAsia="ＭＳ 明朝" w:hAnsi="ＭＳ 明朝" w:hint="eastAsia"/>
        </w:rPr>
        <w:t>号の業務に付随又は関連する業務</w:t>
      </w:r>
    </w:p>
    <w:p w14:paraId="735C0D2B" w14:textId="12E3A106" w:rsidR="00655EAD" w:rsidRPr="00C46679" w:rsidRDefault="00655EAD" w:rsidP="00BB0383">
      <w:pPr>
        <w:ind w:firstLineChars="100" w:firstLine="210"/>
        <w:rPr>
          <w:rFonts w:ascii="ＭＳ 明朝" w:eastAsia="ＭＳ 明朝" w:hAnsi="ＭＳ 明朝"/>
        </w:rPr>
      </w:pPr>
      <w:r w:rsidRPr="00C46679">
        <w:rPr>
          <w:rFonts w:ascii="ＭＳ 明朝" w:eastAsia="ＭＳ 明朝" w:hAnsi="ＭＳ 明朝"/>
        </w:rPr>
        <w:t>2.</w:t>
      </w:r>
      <w:r w:rsidR="00BE2257">
        <w:rPr>
          <w:rFonts w:ascii="ＭＳ 明朝" w:eastAsia="ＭＳ 明朝" w:hAnsi="ＭＳ 明朝" w:hint="eastAsia"/>
        </w:rPr>
        <w:t xml:space="preserve">　</w:t>
      </w:r>
      <w:r w:rsidRPr="00C46679">
        <w:rPr>
          <w:rFonts w:ascii="ＭＳ 明朝" w:eastAsia="ＭＳ 明朝" w:hAnsi="ＭＳ 明朝"/>
        </w:rPr>
        <w:t>受託者は、前各号に定める業務に関して、委託者の監修を受けなければならない。</w:t>
      </w:r>
    </w:p>
    <w:p w14:paraId="2D722C79" w14:textId="477557D8"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3.</w:t>
      </w:r>
      <w:r w:rsidR="00BE2257">
        <w:rPr>
          <w:rFonts w:ascii="ＭＳ 明朝" w:eastAsia="ＭＳ 明朝" w:hAnsi="ＭＳ 明朝" w:hint="eastAsia"/>
        </w:rPr>
        <w:t xml:space="preserve">　</w:t>
      </w:r>
      <w:r w:rsidRPr="00C46679">
        <w:rPr>
          <w:rFonts w:ascii="ＭＳ 明朝" w:eastAsia="ＭＳ 明朝" w:hAnsi="ＭＳ 明朝"/>
        </w:rPr>
        <w:t>委託者又は受託者は、必要に応じて、別途協議·合意の上、本件業務の内容の変更、追加及び業務委託料の変更等を行うことができる。</w:t>
      </w:r>
    </w:p>
    <w:p w14:paraId="1020EF8F" w14:textId="77777777" w:rsidR="00655EAD" w:rsidRDefault="00655EAD" w:rsidP="00BE2257">
      <w:pPr>
        <w:rPr>
          <w:rFonts w:ascii="ＭＳ 明朝" w:eastAsia="ＭＳ 明朝" w:hAnsi="ＭＳ 明朝"/>
        </w:rPr>
      </w:pPr>
    </w:p>
    <w:p w14:paraId="6C80C328" w14:textId="0DAB0F4F" w:rsidR="002B4DE8" w:rsidRPr="00C46679" w:rsidRDefault="002B4DE8" w:rsidP="002B4DE8">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2 条（</w:t>
      </w:r>
      <w:r w:rsidR="001E183F">
        <w:rPr>
          <w:rFonts w:ascii="ＭＳ 明朝" w:eastAsia="ＭＳ 明朝" w:hAnsi="ＭＳ 明朝" w:hint="eastAsia"/>
        </w:rPr>
        <w:t>個別契約</w:t>
      </w:r>
      <w:r w:rsidRPr="00C46679">
        <w:rPr>
          <w:rFonts w:ascii="ＭＳ 明朝" w:eastAsia="ＭＳ 明朝" w:hAnsi="ＭＳ 明朝"/>
        </w:rPr>
        <w:t>）</w:t>
      </w:r>
    </w:p>
    <w:p w14:paraId="7447A219" w14:textId="372AFAF5" w:rsidR="008E7AD2" w:rsidRPr="0006468C" w:rsidRDefault="0006468C" w:rsidP="007874BB">
      <w:pPr>
        <w:pStyle w:val="a3"/>
        <w:numPr>
          <w:ilvl w:val="0"/>
          <w:numId w:val="32"/>
        </w:numPr>
        <w:ind w:leftChars="100" w:left="567" w:hangingChars="170" w:hanging="357"/>
        <w:rPr>
          <w:rFonts w:ascii="ＭＳ 明朝" w:eastAsia="ＭＳ 明朝" w:hAnsi="ＭＳ 明朝"/>
        </w:rPr>
      </w:pPr>
      <w:r w:rsidRPr="0006468C">
        <w:rPr>
          <w:rFonts w:ascii="ＭＳ 明朝" w:eastAsia="ＭＳ 明朝" w:hAnsi="ＭＳ 明朝"/>
        </w:rPr>
        <w:t>委託者及び受託者は、本件業務の個々の業務（以下「個別業務」という。）に着手する前に、個別業務について必要となる取引条件を定め、当該個別業務に関する契約（以下「個別契約」という。）を締結する。</w:t>
      </w:r>
    </w:p>
    <w:p w14:paraId="6EBF24C0" w14:textId="419C5C76" w:rsidR="002B4DE8" w:rsidRDefault="00CF1315" w:rsidP="004001DD">
      <w:pPr>
        <w:ind w:leftChars="100" w:left="567" w:hangingChars="170" w:hanging="357"/>
        <w:rPr>
          <w:rFonts w:ascii="ＭＳ 明朝" w:eastAsia="ＭＳ 明朝" w:hAnsi="ＭＳ 明朝"/>
        </w:rPr>
      </w:pPr>
      <w:r>
        <w:rPr>
          <w:rFonts w:ascii="ＭＳ 明朝" w:eastAsia="ＭＳ 明朝" w:hAnsi="ＭＳ 明朝"/>
        </w:rPr>
        <w:t>2</w:t>
      </w:r>
      <w:r>
        <w:rPr>
          <w:rFonts w:ascii="ＭＳ 明朝" w:eastAsia="ＭＳ 明朝" w:hAnsi="ＭＳ 明朝" w:hint="eastAsia"/>
        </w:rPr>
        <w:t xml:space="preserve">.　</w:t>
      </w:r>
      <w:r w:rsidR="008E7AD2" w:rsidRPr="008E7AD2">
        <w:rPr>
          <w:rFonts w:ascii="ＭＳ 明朝" w:eastAsia="ＭＳ 明朝" w:hAnsi="ＭＳ 明朝" w:hint="eastAsia"/>
        </w:rPr>
        <w:t>個別契約は、</w:t>
      </w:r>
      <w:r>
        <w:rPr>
          <w:rFonts w:ascii="ＭＳ 明朝" w:eastAsia="ＭＳ 明朝" w:hAnsi="ＭＳ 明朝" w:hint="eastAsia"/>
        </w:rPr>
        <w:t>委託者</w:t>
      </w:r>
      <w:r w:rsidR="00AB5E96">
        <w:rPr>
          <w:rFonts w:ascii="ＭＳ 明朝" w:eastAsia="ＭＳ 明朝" w:hAnsi="ＭＳ 明朝" w:hint="eastAsia"/>
        </w:rPr>
        <w:t>が</w:t>
      </w:r>
      <w:r w:rsidR="008E7AD2" w:rsidRPr="008E7AD2">
        <w:rPr>
          <w:rFonts w:ascii="ＭＳ 明朝" w:eastAsia="ＭＳ 明朝" w:hAnsi="ＭＳ 明朝" w:hint="eastAsia"/>
        </w:rPr>
        <w:t>注文書により</w:t>
      </w:r>
      <w:r w:rsidR="00AB5E96">
        <w:rPr>
          <w:rFonts w:ascii="ＭＳ 明朝" w:eastAsia="ＭＳ 明朝" w:hAnsi="ＭＳ 明朝" w:hint="eastAsia"/>
        </w:rPr>
        <w:t>受託者</w:t>
      </w:r>
      <w:r w:rsidR="008E7AD2" w:rsidRPr="008E7AD2">
        <w:rPr>
          <w:rFonts w:ascii="ＭＳ 明朝" w:eastAsia="ＭＳ 明朝" w:hAnsi="ＭＳ 明朝" w:hint="eastAsia"/>
        </w:rPr>
        <w:t>に発注し、</w:t>
      </w:r>
      <w:r w:rsidR="00AB5E96">
        <w:rPr>
          <w:rFonts w:ascii="ＭＳ 明朝" w:eastAsia="ＭＳ 明朝" w:hAnsi="ＭＳ 明朝" w:hint="eastAsia"/>
        </w:rPr>
        <w:t>受託者が</w:t>
      </w:r>
      <w:r w:rsidR="008E7AD2" w:rsidRPr="008E7AD2">
        <w:rPr>
          <w:rFonts w:ascii="ＭＳ 明朝" w:eastAsia="ＭＳ 明朝" w:hAnsi="ＭＳ 明朝" w:hint="eastAsia"/>
        </w:rPr>
        <w:t>注文請書を</w:t>
      </w:r>
      <w:r w:rsidR="00AB5E96">
        <w:rPr>
          <w:rFonts w:ascii="ＭＳ 明朝" w:eastAsia="ＭＳ 明朝" w:hAnsi="ＭＳ 明朝" w:hint="eastAsia"/>
        </w:rPr>
        <w:t>委託者</w:t>
      </w:r>
      <w:r w:rsidR="008E7AD2" w:rsidRPr="008E7AD2">
        <w:rPr>
          <w:rFonts w:ascii="ＭＳ 明朝" w:eastAsia="ＭＳ 明朝" w:hAnsi="ＭＳ 明朝" w:hint="eastAsia"/>
        </w:rPr>
        <w:t>に送付し</w:t>
      </w:r>
      <w:r w:rsidR="00AB5E96">
        <w:rPr>
          <w:rFonts w:ascii="ＭＳ 明朝" w:eastAsia="ＭＳ 明朝" w:hAnsi="ＭＳ 明朝" w:hint="eastAsia"/>
        </w:rPr>
        <w:t>委託者に</w:t>
      </w:r>
      <w:r w:rsidR="008E7AD2" w:rsidRPr="008E7AD2">
        <w:rPr>
          <w:rFonts w:ascii="ＭＳ 明朝" w:eastAsia="ＭＳ 明朝" w:hAnsi="ＭＳ 明朝" w:hint="eastAsia"/>
        </w:rPr>
        <w:t>到達した時に成立する。ただし、注文書送付後、</w:t>
      </w:r>
      <w:r w:rsidR="00AB5E96" w:rsidRPr="00115CE2">
        <w:rPr>
          <w:rFonts w:ascii="ＭＳ 明朝" w:eastAsia="ＭＳ 明朝" w:hAnsi="ＭＳ 明朝" w:hint="eastAsia"/>
        </w:rPr>
        <w:t>５</w:t>
      </w:r>
      <w:r w:rsidR="008E7AD2" w:rsidRPr="00115CE2">
        <w:rPr>
          <w:rFonts w:ascii="ＭＳ 明朝" w:eastAsia="ＭＳ 明朝" w:hAnsi="ＭＳ 明朝" w:hint="eastAsia"/>
        </w:rPr>
        <w:t>営業日</w:t>
      </w:r>
      <w:r w:rsidR="008E7AD2" w:rsidRPr="008E7AD2">
        <w:rPr>
          <w:rFonts w:ascii="ＭＳ 明朝" w:eastAsia="ＭＳ 明朝" w:hAnsi="ＭＳ 明朝" w:hint="eastAsia"/>
        </w:rPr>
        <w:t>以内に</w:t>
      </w:r>
      <w:r w:rsidR="00AB5E96">
        <w:rPr>
          <w:rFonts w:ascii="ＭＳ 明朝" w:eastAsia="ＭＳ 明朝" w:hAnsi="ＭＳ 明朝" w:hint="eastAsia"/>
        </w:rPr>
        <w:t>受託者</w:t>
      </w:r>
      <w:r w:rsidR="008E7AD2" w:rsidRPr="008E7AD2">
        <w:rPr>
          <w:rFonts w:ascii="ＭＳ 明朝" w:eastAsia="ＭＳ 明朝" w:hAnsi="ＭＳ 明朝" w:hint="eastAsia"/>
        </w:rPr>
        <w:t>から諾否の回答がないときは、個別契約は成立したものとみなす。</w:t>
      </w:r>
    </w:p>
    <w:p w14:paraId="27D50493" w14:textId="2E9CDA02" w:rsidR="002B4DE8" w:rsidRDefault="00AB5E96" w:rsidP="004001DD">
      <w:pPr>
        <w:ind w:leftChars="100" w:left="567" w:hangingChars="170" w:hanging="357"/>
        <w:rPr>
          <w:rFonts w:ascii="ＭＳ 明朝" w:eastAsia="ＭＳ 明朝" w:hAnsi="ＭＳ 明朝"/>
        </w:rPr>
      </w:pPr>
      <w:r>
        <w:rPr>
          <w:rFonts w:ascii="ＭＳ 明朝" w:eastAsia="ＭＳ 明朝" w:hAnsi="ＭＳ 明朝"/>
        </w:rPr>
        <w:t>3</w:t>
      </w:r>
      <w:r>
        <w:rPr>
          <w:rFonts w:ascii="ＭＳ 明朝" w:eastAsia="ＭＳ 明朝" w:hAnsi="ＭＳ 明朝" w:hint="eastAsia"/>
        </w:rPr>
        <w:t xml:space="preserve">.　</w:t>
      </w:r>
      <w:r w:rsidR="004D46E5">
        <w:rPr>
          <w:rFonts w:ascii="ＭＳ 明朝" w:eastAsia="ＭＳ 明朝" w:hAnsi="ＭＳ 明朝" w:hint="eastAsia"/>
        </w:rPr>
        <w:t>個別</w:t>
      </w:r>
      <w:r w:rsidR="004D46E5" w:rsidRPr="004D46E5">
        <w:rPr>
          <w:rFonts w:ascii="ＭＳ 明朝" w:eastAsia="ＭＳ 明朝" w:hAnsi="ＭＳ 明朝" w:hint="eastAsia"/>
        </w:rPr>
        <w:t>契約において本契約と異なる定めをしたときは、当該個別契約の定めが優先する。</w:t>
      </w:r>
    </w:p>
    <w:p w14:paraId="2F3A9311" w14:textId="77777777" w:rsidR="00AB5E96" w:rsidRPr="00C46679" w:rsidRDefault="00AB5E96" w:rsidP="00BE2257">
      <w:pPr>
        <w:rPr>
          <w:rFonts w:ascii="ＭＳ 明朝" w:eastAsia="ＭＳ 明朝" w:hAnsi="ＭＳ 明朝"/>
        </w:rPr>
      </w:pPr>
    </w:p>
    <w:p w14:paraId="5A92ED01" w14:textId="41A52C16"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 xml:space="preserve">3 </w:t>
      </w:r>
      <w:r w:rsidRPr="00C46679">
        <w:rPr>
          <w:rFonts w:ascii="ＭＳ 明朝" w:eastAsia="ＭＳ 明朝" w:hAnsi="ＭＳ 明朝"/>
        </w:rPr>
        <w:t>条（再委託の禁止）</w:t>
      </w:r>
    </w:p>
    <w:p w14:paraId="519B3812" w14:textId="730BFA8C" w:rsidR="00655EAD" w:rsidRPr="00C46679" w:rsidRDefault="00655EAD" w:rsidP="00BE2257">
      <w:pPr>
        <w:ind w:leftChars="100" w:left="210"/>
        <w:rPr>
          <w:rFonts w:ascii="ＭＳ 明朝" w:eastAsia="ＭＳ 明朝" w:hAnsi="ＭＳ 明朝"/>
        </w:rPr>
      </w:pPr>
      <w:r w:rsidRPr="00C46679">
        <w:rPr>
          <w:rFonts w:ascii="ＭＳ 明朝" w:eastAsia="ＭＳ 明朝" w:hAnsi="ＭＳ 明朝" w:hint="eastAsia"/>
        </w:rPr>
        <w:t>受託者は、委託者の事前の書面による承諾なく、本件業務の全部又は一部を第三者に再委</w:t>
      </w:r>
      <w:r w:rsidRPr="00C46679">
        <w:rPr>
          <w:rFonts w:ascii="ＭＳ 明朝" w:eastAsia="ＭＳ 明朝" w:hAnsi="ＭＳ 明朝"/>
        </w:rPr>
        <w:t xml:space="preserve"> 託してはならない。受託者は、再委託の可否について委託者の事前の書面による承諾を得 た場合であっても、本契約</w:t>
      </w:r>
      <w:r w:rsidR="000034D6">
        <w:rPr>
          <w:rFonts w:ascii="ＭＳ 明朝" w:eastAsia="ＭＳ 明朝" w:hAnsi="ＭＳ 明朝" w:hint="eastAsia"/>
        </w:rPr>
        <w:t>又は個別契約</w:t>
      </w:r>
      <w:r w:rsidRPr="00C46679">
        <w:rPr>
          <w:rFonts w:ascii="ＭＳ 明朝" w:eastAsia="ＭＳ 明朝" w:hAnsi="ＭＳ 明朝"/>
        </w:rPr>
        <w:t>に基づいて自らが負担するのと同等の義務を当該第三者に対して課すものとし、当該第三者による当該義務の違反について一切の責任を負うものとする。</w:t>
      </w:r>
    </w:p>
    <w:p w14:paraId="4AC2FC48" w14:textId="77777777" w:rsidR="00655EAD" w:rsidRPr="00C46679" w:rsidRDefault="00655EAD" w:rsidP="00BE2257">
      <w:pPr>
        <w:rPr>
          <w:rFonts w:ascii="ＭＳ 明朝" w:eastAsia="ＭＳ 明朝" w:hAnsi="ＭＳ 明朝"/>
        </w:rPr>
      </w:pPr>
    </w:p>
    <w:p w14:paraId="355525A8" w14:textId="789917B6"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4</w:t>
      </w:r>
      <w:r w:rsidRPr="00C46679">
        <w:rPr>
          <w:rFonts w:ascii="ＭＳ 明朝" w:eastAsia="ＭＳ 明朝" w:hAnsi="ＭＳ 明朝"/>
        </w:rPr>
        <w:t xml:space="preserve"> 条（善管注意義務）</w:t>
      </w:r>
    </w:p>
    <w:p w14:paraId="1E926D28" w14:textId="60B15BD6" w:rsidR="00655EAD" w:rsidRPr="00C46679" w:rsidRDefault="009D5123" w:rsidP="00BE2257">
      <w:pPr>
        <w:ind w:leftChars="100" w:left="210"/>
        <w:rPr>
          <w:rFonts w:ascii="ＭＳ 明朝" w:eastAsia="ＭＳ 明朝" w:hAnsi="ＭＳ 明朝"/>
        </w:rPr>
      </w:pPr>
      <w:r w:rsidRPr="00C46679">
        <w:rPr>
          <w:rFonts w:ascii="ＭＳ 明朝" w:eastAsia="ＭＳ 明朝" w:hAnsi="ＭＳ 明朝" w:hint="eastAsia"/>
          <w:szCs w:val="21"/>
        </w:rPr>
        <w:t>受託者は、本件業務を委託者の指示</w:t>
      </w:r>
      <w:r w:rsidR="00655EAD" w:rsidRPr="00C46679">
        <w:rPr>
          <w:rFonts w:ascii="ＭＳ 明朝" w:eastAsia="ＭＳ 明朝" w:hAnsi="ＭＳ 明朝"/>
          <w:szCs w:val="21"/>
        </w:rPr>
        <w:t>に基</w:t>
      </w:r>
      <w:r w:rsidR="00655EAD" w:rsidRPr="00C46679">
        <w:rPr>
          <w:rFonts w:ascii="ＭＳ 明朝" w:eastAsia="ＭＳ 明朝" w:hAnsi="ＭＳ 明朝"/>
        </w:rPr>
        <w:t>づき善良なる管理者の注意をもって本件業務を遂行する</w:t>
      </w:r>
      <w:r w:rsidRPr="00C46679">
        <w:rPr>
          <w:rFonts w:ascii="ＭＳ 明朝" w:eastAsia="ＭＳ 明朝" w:hAnsi="ＭＳ 明朝" w:hint="eastAsia"/>
        </w:rPr>
        <w:t>。</w:t>
      </w:r>
    </w:p>
    <w:p w14:paraId="72726A2D" w14:textId="77777777" w:rsidR="00655EAD" w:rsidRPr="00C46679" w:rsidRDefault="00655EAD" w:rsidP="00BE2257">
      <w:pPr>
        <w:rPr>
          <w:rFonts w:ascii="ＭＳ 明朝" w:eastAsia="ＭＳ 明朝" w:hAnsi="ＭＳ 明朝"/>
        </w:rPr>
      </w:pPr>
    </w:p>
    <w:p w14:paraId="2A60279A" w14:textId="242FAB83"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00BA47F9">
        <w:rPr>
          <w:rFonts w:ascii="ＭＳ 明朝" w:eastAsia="ＭＳ 明朝" w:hAnsi="ＭＳ 明朝" w:hint="eastAsia"/>
        </w:rPr>
        <w:t xml:space="preserve"> </w:t>
      </w:r>
      <w:r w:rsidR="00BA47F9">
        <w:rPr>
          <w:rFonts w:ascii="ＭＳ 明朝" w:eastAsia="ＭＳ 明朝" w:hAnsi="ＭＳ 明朝"/>
        </w:rPr>
        <w:t>5</w:t>
      </w:r>
      <w:r w:rsidRPr="00C46679">
        <w:rPr>
          <w:rFonts w:ascii="ＭＳ 明朝" w:eastAsia="ＭＳ 明朝" w:hAnsi="ＭＳ 明朝"/>
        </w:rPr>
        <w:t xml:space="preserve"> 条（報告）</w:t>
      </w:r>
    </w:p>
    <w:p w14:paraId="45DBFE1C" w14:textId="5F6E26DE" w:rsidR="00655EAD" w:rsidRDefault="00655EAD" w:rsidP="00BE2257">
      <w:pPr>
        <w:ind w:leftChars="100" w:left="210"/>
        <w:rPr>
          <w:rFonts w:ascii="ＭＳ 明朝" w:eastAsia="ＭＳ 明朝" w:hAnsi="ＭＳ 明朝"/>
        </w:rPr>
      </w:pPr>
      <w:r w:rsidRPr="00C46679">
        <w:rPr>
          <w:rFonts w:ascii="ＭＳ 明朝" w:eastAsia="ＭＳ 明朝" w:hAnsi="ＭＳ 明朝" w:hint="eastAsia"/>
        </w:rPr>
        <w:lastRenderedPageBreak/>
        <w:t>委託者は、必要と判断した場合、受託者に対して本件業務の遂行状況その他委託者が必要</w:t>
      </w:r>
      <w:r w:rsidRPr="00C46679">
        <w:rPr>
          <w:rFonts w:ascii="ＭＳ 明朝" w:eastAsia="ＭＳ 明朝" w:hAnsi="ＭＳ 明朝"/>
        </w:rPr>
        <w:t xml:space="preserve"> と判断する事項の報告又は説明を求めることができ、受託者は速やかに当該事項を委託者に報告又は説明しなければならない。</w:t>
      </w:r>
    </w:p>
    <w:p w14:paraId="1FD60DAF" w14:textId="77777777" w:rsidR="00060FCA" w:rsidRPr="00C46679" w:rsidRDefault="00060FCA" w:rsidP="00BE2257">
      <w:pPr>
        <w:ind w:leftChars="100" w:left="210"/>
        <w:rPr>
          <w:rFonts w:ascii="ＭＳ 明朝" w:eastAsia="ＭＳ 明朝" w:hAnsi="ＭＳ 明朝"/>
        </w:rPr>
      </w:pPr>
    </w:p>
    <w:p w14:paraId="54F1EA6F" w14:textId="53D386F2"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6</w:t>
      </w:r>
      <w:r w:rsidRPr="00C46679">
        <w:rPr>
          <w:rFonts w:ascii="ＭＳ 明朝" w:eastAsia="ＭＳ 明朝" w:hAnsi="ＭＳ 明朝"/>
        </w:rPr>
        <w:t xml:space="preserve"> 条（現場責任者及び作業場所）</w:t>
      </w:r>
      <w:r w:rsidRPr="00C46679">
        <w:rPr>
          <w:rFonts w:ascii="ＭＳ 明朝" w:eastAsia="ＭＳ 明朝" w:hAnsi="ＭＳ 明朝"/>
        </w:rPr>
        <w:tab/>
      </w:r>
    </w:p>
    <w:p w14:paraId="5FBB7864" w14:textId="166A85CD" w:rsidR="00655EAD" w:rsidRPr="00C46679" w:rsidRDefault="00BE2257" w:rsidP="00BB0383">
      <w:pPr>
        <w:pStyle w:val="a3"/>
        <w:ind w:leftChars="0" w:left="0" w:firstLineChars="100" w:firstLine="210"/>
        <w:rPr>
          <w:rFonts w:ascii="ＭＳ 明朝" w:eastAsia="ＭＳ 明朝" w:hAnsi="ＭＳ 明朝"/>
        </w:rPr>
      </w:pPr>
      <w:r>
        <w:rPr>
          <w:rFonts w:ascii="ＭＳ 明朝" w:eastAsia="ＭＳ 明朝" w:hAnsi="ＭＳ 明朝" w:hint="eastAsia"/>
        </w:rPr>
        <w:t xml:space="preserve">1.　</w:t>
      </w:r>
      <w:r w:rsidR="00655EAD" w:rsidRPr="00C46679">
        <w:rPr>
          <w:rFonts w:ascii="ＭＳ 明朝" w:eastAsia="ＭＳ 明朝" w:hAnsi="ＭＳ 明朝"/>
        </w:rPr>
        <w:t>受託者は、本件業務に従事する受託者の従業員を管理し、直接指揮命令する者（以下</w:t>
      </w:r>
    </w:p>
    <w:p w14:paraId="3457C445" w14:textId="7BB7D567" w:rsidR="00655EAD" w:rsidRDefault="00655EAD" w:rsidP="000A177A">
      <w:pPr>
        <w:ind w:leftChars="300" w:left="630"/>
        <w:rPr>
          <w:rFonts w:ascii="ＭＳ 明朝" w:eastAsia="ＭＳ 明朝" w:hAnsi="ＭＳ 明朝"/>
        </w:rPr>
      </w:pPr>
      <w:r w:rsidRPr="00C46679">
        <w:rPr>
          <w:rFonts w:ascii="ＭＳ 明朝" w:eastAsia="ＭＳ 明朝" w:hAnsi="ＭＳ 明朝" w:hint="eastAsia"/>
        </w:rPr>
        <w:t>「現場責任者」という）を指定し、委託者に通知するものとする。現場責任者を変更する場合も同様とする。</w:t>
      </w:r>
    </w:p>
    <w:p w14:paraId="04086D94" w14:textId="18559991" w:rsidR="00655EAD" w:rsidRPr="00C46679" w:rsidRDefault="00BE2257" w:rsidP="00BB0383">
      <w:pPr>
        <w:pStyle w:val="a3"/>
        <w:ind w:leftChars="100" w:left="630" w:hangingChars="200" w:hanging="420"/>
        <w:rPr>
          <w:rFonts w:ascii="ＭＳ 明朝" w:eastAsia="ＭＳ 明朝" w:hAnsi="ＭＳ 明朝"/>
        </w:rPr>
      </w:pPr>
      <w:r>
        <w:rPr>
          <w:rFonts w:ascii="ＭＳ 明朝" w:eastAsia="ＭＳ 明朝" w:hAnsi="ＭＳ 明朝"/>
        </w:rPr>
        <w:t>2.</w:t>
      </w:r>
      <w:r>
        <w:rPr>
          <w:rFonts w:ascii="ＭＳ 明朝" w:eastAsia="ＭＳ 明朝" w:hAnsi="ＭＳ 明朝" w:hint="eastAsia"/>
        </w:rPr>
        <w:t xml:space="preserve">　</w:t>
      </w:r>
      <w:r w:rsidR="00655EAD" w:rsidRPr="00C46679">
        <w:rPr>
          <w:rFonts w:ascii="ＭＳ 明朝" w:eastAsia="ＭＳ 明朝" w:hAnsi="ＭＳ 明朝"/>
        </w:rPr>
        <w:t>委託者は、本件業務に関する指示、要望等は現場責任者に対して行い、受託者の</w:t>
      </w:r>
      <w:r w:rsidR="00462E98">
        <w:rPr>
          <w:rFonts w:ascii="ＭＳ 明朝" w:eastAsia="ＭＳ 明朝" w:hAnsi="ＭＳ 明朝" w:hint="eastAsia"/>
        </w:rPr>
        <w:t>従業員</w:t>
      </w:r>
      <w:r w:rsidR="00655EAD" w:rsidRPr="00C46679">
        <w:rPr>
          <w:rFonts w:ascii="ＭＳ 明朝" w:eastAsia="ＭＳ 明朝" w:hAnsi="ＭＳ 明朝" w:hint="eastAsia"/>
        </w:rPr>
        <w:t>に対して直接行わないものとする。</w:t>
      </w:r>
    </w:p>
    <w:p w14:paraId="52607A17" w14:textId="77777777" w:rsidR="00655EAD" w:rsidRPr="00C46679" w:rsidRDefault="00655EAD" w:rsidP="00BE2257">
      <w:pPr>
        <w:rPr>
          <w:rFonts w:ascii="ＭＳ 明朝" w:eastAsia="ＭＳ 明朝" w:hAnsi="ＭＳ 明朝"/>
        </w:rPr>
      </w:pPr>
    </w:p>
    <w:p w14:paraId="5A38AE74" w14:textId="74ECE141"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7</w:t>
      </w:r>
      <w:r w:rsidRPr="00C46679">
        <w:rPr>
          <w:rFonts w:ascii="ＭＳ 明朝" w:eastAsia="ＭＳ 明朝" w:hAnsi="ＭＳ 明朝"/>
        </w:rPr>
        <w:t xml:space="preserve"> 条（資料等の貸与・保管・返却・廃棄）</w:t>
      </w:r>
    </w:p>
    <w:p w14:paraId="4CA4C8DD" w14:textId="06384AAC" w:rsidR="000A177A" w:rsidRDefault="00BE2257" w:rsidP="000A177A">
      <w:pPr>
        <w:pStyle w:val="a3"/>
        <w:ind w:leftChars="0" w:left="0" w:firstLineChars="100" w:firstLine="210"/>
        <w:rPr>
          <w:rFonts w:ascii="ＭＳ 明朝" w:eastAsia="ＭＳ 明朝" w:hAnsi="ＭＳ 明朝"/>
        </w:rPr>
      </w:pPr>
      <w:r>
        <w:rPr>
          <w:rFonts w:ascii="ＭＳ 明朝" w:eastAsia="ＭＳ 明朝" w:hAnsi="ＭＳ 明朝" w:hint="eastAsia"/>
        </w:rPr>
        <w:t xml:space="preserve">1.　</w:t>
      </w:r>
      <w:r w:rsidR="00655EAD" w:rsidRPr="00C46679">
        <w:rPr>
          <w:rFonts w:ascii="ＭＳ 明朝" w:eastAsia="ＭＳ 明朝" w:hAnsi="ＭＳ 明朝"/>
        </w:rPr>
        <w:t>委託者は</w:t>
      </w:r>
      <w:r w:rsidR="00655EAD" w:rsidRPr="002E444C">
        <w:rPr>
          <w:rFonts w:ascii="ＭＳ 明朝" w:eastAsia="ＭＳ 明朝" w:hAnsi="ＭＳ 明朝"/>
        </w:rPr>
        <w:t>、必要に応じて、本件業務の遂行上必要な資料（以下「資料等」という</w:t>
      </w:r>
      <w:r w:rsidRPr="002E444C">
        <w:rPr>
          <w:rFonts w:ascii="ＭＳ 明朝" w:eastAsia="ＭＳ 明朝" w:hAnsi="ＭＳ 明朝" w:hint="eastAsia"/>
        </w:rPr>
        <w:t>）</w:t>
      </w:r>
      <w:r w:rsidR="00655EAD" w:rsidRPr="002E444C">
        <w:rPr>
          <w:rFonts w:ascii="ＭＳ 明朝" w:eastAsia="ＭＳ 明朝" w:hAnsi="ＭＳ 明朝" w:hint="eastAsia"/>
        </w:rPr>
        <w:t>を</w:t>
      </w:r>
    </w:p>
    <w:p w14:paraId="74116E67" w14:textId="7EB3A3ED" w:rsidR="00655EAD" w:rsidRPr="002E444C" w:rsidRDefault="000A177A" w:rsidP="00BB0383">
      <w:pPr>
        <w:pStyle w:val="a3"/>
        <w:ind w:leftChars="0" w:left="0" w:firstLineChars="100" w:firstLine="210"/>
        <w:rPr>
          <w:rFonts w:ascii="ＭＳ 明朝" w:eastAsia="ＭＳ 明朝" w:hAnsi="ＭＳ 明朝"/>
        </w:rPr>
      </w:pPr>
      <w:r>
        <w:rPr>
          <w:rFonts w:ascii="ＭＳ 明朝" w:eastAsia="ＭＳ 明朝" w:hAnsi="ＭＳ 明朝" w:hint="eastAsia"/>
        </w:rPr>
        <w:t xml:space="preserve">　　</w:t>
      </w:r>
      <w:r w:rsidR="00655EAD" w:rsidRPr="002E444C">
        <w:rPr>
          <w:rFonts w:ascii="ＭＳ 明朝" w:eastAsia="ＭＳ 明朝" w:hAnsi="ＭＳ 明朝" w:hint="eastAsia"/>
        </w:rPr>
        <w:t>受託者に貸与し、また本件業務遂行上必要な情報を告知する。</w:t>
      </w:r>
    </w:p>
    <w:p w14:paraId="78A55F72" w14:textId="389561CE" w:rsidR="000A177A" w:rsidRDefault="002E444C" w:rsidP="000A177A">
      <w:pPr>
        <w:pStyle w:val="a3"/>
        <w:ind w:leftChars="0" w:left="0" w:firstLineChars="100" w:firstLine="210"/>
        <w:rPr>
          <w:rFonts w:ascii="ＭＳ 明朝" w:eastAsia="ＭＳ 明朝" w:hAnsi="ＭＳ 明朝"/>
        </w:rPr>
      </w:pPr>
      <w:r w:rsidRPr="002E444C">
        <w:rPr>
          <w:rFonts w:ascii="ＭＳ 明朝" w:eastAsia="ＭＳ 明朝" w:hAnsi="ＭＳ 明朝" w:hint="eastAsia"/>
        </w:rPr>
        <w:t xml:space="preserve">2.　</w:t>
      </w:r>
      <w:r w:rsidR="00655EAD" w:rsidRPr="002E444C">
        <w:rPr>
          <w:rFonts w:ascii="ＭＳ 明朝" w:eastAsia="ＭＳ 明朝" w:hAnsi="ＭＳ 明朝"/>
        </w:rPr>
        <w:t>受託者は、委託者より貸与された資料等を善良な管理者の注意をもって保管及び管</w:t>
      </w:r>
    </w:p>
    <w:p w14:paraId="3DCA22AA" w14:textId="5F271033" w:rsidR="00655EAD" w:rsidRPr="00BB0383" w:rsidRDefault="00655EAD" w:rsidP="00BB0383">
      <w:pPr>
        <w:pStyle w:val="a3"/>
        <w:ind w:leftChars="0" w:left="0" w:firstLineChars="300" w:firstLine="630"/>
        <w:rPr>
          <w:rFonts w:ascii="ＭＳ 明朝" w:eastAsia="ＭＳ 明朝" w:hAnsi="ＭＳ 明朝"/>
        </w:rPr>
      </w:pPr>
      <w:r w:rsidRPr="00BB0383">
        <w:rPr>
          <w:rFonts w:ascii="ＭＳ 明朝" w:eastAsia="ＭＳ 明朝" w:hAnsi="ＭＳ 明朝" w:hint="eastAsia"/>
        </w:rPr>
        <w:t>理し、本件業務の遂行外の目的のために使用しない。</w:t>
      </w:r>
    </w:p>
    <w:p w14:paraId="7DC718F5" w14:textId="55D5F3F3" w:rsidR="002E444C" w:rsidRPr="002E444C" w:rsidRDefault="002E444C" w:rsidP="00BB0383">
      <w:pPr>
        <w:pStyle w:val="a3"/>
        <w:ind w:leftChars="0" w:left="0" w:firstLineChars="100" w:firstLine="210"/>
        <w:rPr>
          <w:rFonts w:ascii="ＭＳ 明朝" w:eastAsia="ＭＳ 明朝" w:hAnsi="ＭＳ 明朝"/>
        </w:rPr>
      </w:pPr>
      <w:r w:rsidRPr="002E444C">
        <w:rPr>
          <w:rFonts w:ascii="ＭＳ 明朝" w:eastAsia="ＭＳ 明朝" w:hAnsi="ＭＳ 明朝" w:hint="eastAsia"/>
        </w:rPr>
        <w:t xml:space="preserve">3.　</w:t>
      </w:r>
      <w:r w:rsidR="00655EAD" w:rsidRPr="002E444C">
        <w:rPr>
          <w:rFonts w:ascii="ＭＳ 明朝" w:eastAsia="ＭＳ 明朝" w:hAnsi="ＭＳ 明朝"/>
        </w:rPr>
        <w:t>受託者は、委託者より貸与された資料等を本件業務の遂行以外の目的のために、複写、</w:t>
      </w:r>
    </w:p>
    <w:p w14:paraId="46BA6689" w14:textId="77777777" w:rsidR="00655EAD" w:rsidRPr="00BB0383" w:rsidRDefault="00655EAD" w:rsidP="00BB0383">
      <w:pPr>
        <w:pStyle w:val="a3"/>
        <w:ind w:leftChars="0" w:left="0" w:firstLineChars="300" w:firstLine="630"/>
        <w:rPr>
          <w:rFonts w:ascii="ＭＳ 明朝" w:eastAsia="ＭＳ 明朝" w:hAnsi="ＭＳ 明朝"/>
        </w:rPr>
      </w:pPr>
      <w:r w:rsidRPr="00BB0383">
        <w:rPr>
          <w:rFonts w:ascii="ＭＳ 明朝" w:eastAsia="ＭＳ 明朝" w:hAnsi="ＭＳ 明朝" w:hint="eastAsia"/>
        </w:rPr>
        <w:t>複製、編集等を行ってはならない。</w:t>
      </w:r>
    </w:p>
    <w:p w14:paraId="4975E0B2" w14:textId="75F2A738" w:rsidR="000A177A" w:rsidRPr="000A177A" w:rsidRDefault="002E444C" w:rsidP="00BB0383">
      <w:pPr>
        <w:pStyle w:val="a3"/>
        <w:ind w:leftChars="0" w:left="0" w:firstLineChars="100" w:firstLine="210"/>
        <w:rPr>
          <w:rFonts w:ascii="ＭＳ 明朝" w:eastAsia="ＭＳ 明朝" w:hAnsi="ＭＳ 明朝"/>
        </w:rPr>
      </w:pPr>
      <w:r w:rsidRPr="000A177A">
        <w:rPr>
          <w:rFonts w:ascii="ＭＳ 明朝" w:eastAsia="ＭＳ 明朝" w:hAnsi="ＭＳ 明朝" w:hint="eastAsia"/>
        </w:rPr>
        <w:t xml:space="preserve">4.　</w:t>
      </w:r>
      <w:r w:rsidR="00655EAD" w:rsidRPr="000A177A">
        <w:rPr>
          <w:rFonts w:ascii="ＭＳ 明朝" w:eastAsia="ＭＳ 明朝" w:hAnsi="ＭＳ 明朝"/>
        </w:rPr>
        <w:t>受託者は、委託者より貸与された資料等（複写物、複製物及び編集物等を含む）に</w:t>
      </w:r>
    </w:p>
    <w:p w14:paraId="7D53B5B3" w14:textId="4776D2E6" w:rsidR="00655EAD" w:rsidRPr="00BB0383" w:rsidRDefault="000A177A" w:rsidP="00BB0383">
      <w:pPr>
        <w:pStyle w:val="a3"/>
        <w:ind w:leftChars="200" w:left="630" w:hangingChars="100" w:hanging="210"/>
        <w:rPr>
          <w:rFonts w:ascii="ＭＳ 明朝" w:eastAsia="ＭＳ 明朝" w:hAnsi="ＭＳ 明朝"/>
        </w:rPr>
      </w:pPr>
      <w:r w:rsidRPr="00BB0383">
        <w:rPr>
          <w:rFonts w:ascii="ＭＳ 明朝" w:eastAsia="ＭＳ 明朝" w:hAnsi="ＭＳ 明朝" w:hint="eastAsia"/>
        </w:rPr>
        <w:t xml:space="preserve">　</w:t>
      </w:r>
      <w:r w:rsidR="00655EAD" w:rsidRPr="00BB0383">
        <w:rPr>
          <w:rFonts w:ascii="ＭＳ 明朝" w:eastAsia="ＭＳ 明朝" w:hAnsi="ＭＳ 明朝" w:hint="eastAsia"/>
        </w:rPr>
        <w:t>ついて、委託者の指示により、返却又は破棄する。また性質上返却又は破棄になじまない資料等については、受託者は、委託者の同意を得</w:t>
      </w:r>
      <w:r w:rsidR="00535DD9">
        <w:rPr>
          <w:rFonts w:ascii="ＭＳ 明朝" w:eastAsia="ＭＳ 明朝" w:hAnsi="ＭＳ 明朝" w:hint="eastAsia"/>
        </w:rPr>
        <w:t>て</w:t>
      </w:r>
      <w:r w:rsidR="00655EAD" w:rsidRPr="00BB0383">
        <w:rPr>
          <w:rFonts w:ascii="ＭＳ 明朝" w:eastAsia="ＭＳ 明朝" w:hAnsi="ＭＳ 明朝" w:hint="eastAsia"/>
        </w:rPr>
        <w:t>消去その他の方法で再利用できない</w:t>
      </w:r>
      <w:r w:rsidR="002E444C" w:rsidRPr="00BB0383">
        <w:rPr>
          <w:rFonts w:ascii="ＭＳ 明朝" w:eastAsia="ＭＳ 明朝" w:hAnsi="ＭＳ 明朝" w:hint="eastAsia"/>
        </w:rPr>
        <w:t>よ</w:t>
      </w:r>
      <w:r w:rsidR="00655EAD" w:rsidRPr="00BB0383">
        <w:rPr>
          <w:rFonts w:ascii="ＭＳ 明朝" w:eastAsia="ＭＳ 明朝" w:hAnsi="ＭＳ 明朝" w:hint="eastAsia"/>
        </w:rPr>
        <w:t>うにするものとする。</w:t>
      </w:r>
    </w:p>
    <w:p w14:paraId="0F6E8B3E" w14:textId="77777777" w:rsidR="00655EAD" w:rsidRPr="00C46679" w:rsidRDefault="00655EAD" w:rsidP="00BE2257">
      <w:pPr>
        <w:rPr>
          <w:rFonts w:ascii="ＭＳ 明朝" w:eastAsia="ＭＳ 明朝" w:hAnsi="ＭＳ 明朝"/>
        </w:rPr>
      </w:pPr>
    </w:p>
    <w:p w14:paraId="1EE07CB4" w14:textId="3E8A77AB"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8</w:t>
      </w:r>
      <w:r w:rsidRPr="00C46679">
        <w:rPr>
          <w:rFonts w:ascii="ＭＳ 明朝" w:eastAsia="ＭＳ 明朝" w:hAnsi="ＭＳ 明朝"/>
        </w:rPr>
        <w:t xml:space="preserve"> 条（業務委託料及び支払方法）</w:t>
      </w:r>
    </w:p>
    <w:p w14:paraId="5A460A4F" w14:textId="29FAC855" w:rsidR="00655EAD" w:rsidRPr="00C46679" w:rsidRDefault="002E444C" w:rsidP="00BB0383">
      <w:pPr>
        <w:ind w:leftChars="100" w:left="630" w:hangingChars="200" w:hanging="420"/>
        <w:rPr>
          <w:rFonts w:ascii="ＭＳ 明朝" w:eastAsia="ＭＳ 明朝" w:hAnsi="ＭＳ 明朝"/>
        </w:rPr>
      </w:pPr>
      <w:r>
        <w:rPr>
          <w:rFonts w:ascii="ＭＳ 明朝" w:eastAsia="ＭＳ 明朝" w:hAnsi="ＭＳ 明朝" w:hint="eastAsia"/>
        </w:rPr>
        <w:t xml:space="preserve">1.　</w:t>
      </w:r>
      <w:r w:rsidR="00655EAD" w:rsidRPr="00C46679">
        <w:rPr>
          <w:rFonts w:ascii="ＭＳ 明朝" w:eastAsia="ＭＳ 明朝" w:hAnsi="ＭＳ 明朝"/>
        </w:rPr>
        <w:t>委託者は、受託者に対して、本件業務の業務委託料として、</w:t>
      </w:r>
      <w:r w:rsidR="00C46679" w:rsidRPr="00C46679">
        <w:rPr>
          <w:rFonts w:ascii="ＭＳ 明朝" w:eastAsia="ＭＳ 明朝" w:hAnsi="ＭＳ 明朝" w:hint="eastAsia"/>
        </w:rPr>
        <w:t>個別契約の締結の前提として、受託者は、委託者に対して、事前に見積書を提出したうえで、委託者の承諾を得るものとし</w:t>
      </w:r>
      <w:r w:rsidR="00655EAD" w:rsidRPr="00C46679">
        <w:rPr>
          <w:rFonts w:ascii="ＭＳ 明朝" w:eastAsia="ＭＳ 明朝" w:hAnsi="ＭＳ 明朝" w:hint="eastAsia"/>
        </w:rPr>
        <w:t>、当月分を</w:t>
      </w:r>
      <w:r w:rsidR="001D5658" w:rsidRPr="00C46679">
        <w:rPr>
          <w:rFonts w:ascii="ＭＳ 明朝" w:eastAsia="ＭＳ 明朝" w:hAnsi="ＭＳ 明朝" w:hint="eastAsia"/>
        </w:rPr>
        <w:t>翌月末日</w:t>
      </w:r>
      <w:r w:rsidR="00655EAD" w:rsidRPr="00C46679">
        <w:rPr>
          <w:rFonts w:ascii="ＭＳ 明朝" w:eastAsia="ＭＳ 明朝" w:hAnsi="ＭＳ 明朝" w:hint="eastAsia"/>
        </w:rPr>
        <w:t>（金融機関の休業日に当たる場合、前営業日）までに、</w:t>
      </w:r>
      <w:r w:rsidR="001D5658" w:rsidRPr="00C46679">
        <w:rPr>
          <w:rFonts w:ascii="ＭＳ 明朝" w:eastAsia="ＭＳ 明朝" w:hAnsi="ＭＳ 明朝" w:hint="eastAsia"/>
        </w:rPr>
        <w:t>受託者が発行した請求書をもとに</w:t>
      </w:r>
      <w:r w:rsidR="005E2967" w:rsidRPr="00C46679">
        <w:rPr>
          <w:rFonts w:ascii="ＭＳ 明朝" w:eastAsia="ＭＳ 明朝" w:hAnsi="ＭＳ 明朝" w:hint="eastAsia"/>
        </w:rPr>
        <w:t>振り込む</w:t>
      </w:r>
      <w:r w:rsidR="00655EAD" w:rsidRPr="00C46679">
        <w:rPr>
          <w:rFonts w:ascii="ＭＳ 明朝" w:eastAsia="ＭＳ 明朝" w:hAnsi="ＭＳ 明朝" w:hint="eastAsia"/>
        </w:rPr>
        <w:t>（振込手数料は</w:t>
      </w:r>
      <w:r w:rsidR="00B0024D" w:rsidRPr="00C46679">
        <w:rPr>
          <w:rFonts w:ascii="ＭＳ 明朝" w:eastAsia="ＭＳ 明朝" w:hAnsi="ＭＳ 明朝" w:hint="eastAsia"/>
        </w:rPr>
        <w:t>委託者</w:t>
      </w:r>
      <w:r w:rsidR="00655EAD" w:rsidRPr="00C46679">
        <w:rPr>
          <w:rFonts w:ascii="ＭＳ 明朝" w:eastAsia="ＭＳ 明朝" w:hAnsi="ＭＳ 明朝" w:hint="eastAsia"/>
        </w:rPr>
        <w:t>の負担とする）。</w:t>
      </w:r>
    </w:p>
    <w:p w14:paraId="4C066BCA" w14:textId="0A0FCD7A" w:rsidR="00655EAD" w:rsidRPr="00BB0383" w:rsidRDefault="000A177A" w:rsidP="00BB0383">
      <w:pPr>
        <w:ind w:leftChars="100" w:left="630" w:hangingChars="200" w:hanging="420"/>
        <w:rPr>
          <w:rFonts w:ascii="ＭＳ 明朝" w:eastAsia="ＭＳ 明朝" w:hAnsi="ＭＳ 明朝"/>
        </w:rPr>
      </w:pPr>
      <w:r>
        <w:rPr>
          <w:rFonts w:ascii="ＭＳ 明朝" w:eastAsia="ＭＳ 明朝" w:hAnsi="ＭＳ 明朝" w:hint="eastAsia"/>
        </w:rPr>
        <w:t xml:space="preserve">2.　</w:t>
      </w:r>
      <w:r w:rsidR="00655EAD" w:rsidRPr="00BB0383">
        <w:rPr>
          <w:rFonts w:ascii="ＭＳ 明朝" w:eastAsia="ＭＳ 明朝" w:hAnsi="ＭＳ 明朝"/>
        </w:rPr>
        <w:t>受託者は、委託者に対し、名目の如何にかかわらず、本条に定める対価以外の如何なる金員の支払をも請求できないものとする。</w:t>
      </w:r>
    </w:p>
    <w:p w14:paraId="2D61FE39" w14:textId="77777777" w:rsidR="00655EAD" w:rsidRPr="00C46679" w:rsidRDefault="00655EAD" w:rsidP="00BE2257">
      <w:pPr>
        <w:rPr>
          <w:rFonts w:ascii="ＭＳ 明朝" w:eastAsia="ＭＳ 明朝" w:hAnsi="ＭＳ 明朝"/>
        </w:rPr>
      </w:pPr>
    </w:p>
    <w:p w14:paraId="2362A262" w14:textId="611DBB1A"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9</w:t>
      </w:r>
      <w:r w:rsidRPr="00C46679">
        <w:rPr>
          <w:rFonts w:ascii="ＭＳ 明朝" w:eastAsia="ＭＳ 明朝" w:hAnsi="ＭＳ 明朝"/>
        </w:rPr>
        <w:t xml:space="preserve"> 条（費用）</w:t>
      </w:r>
    </w:p>
    <w:p w14:paraId="7CAEBAB6" w14:textId="21BFF075" w:rsidR="00655EAD" w:rsidRPr="00C46679" w:rsidRDefault="00655EAD" w:rsidP="00BB0383">
      <w:pPr>
        <w:ind w:leftChars="100" w:left="210"/>
        <w:rPr>
          <w:rFonts w:ascii="ＭＳ 明朝" w:eastAsia="ＭＳ 明朝" w:hAnsi="ＭＳ 明朝"/>
        </w:rPr>
      </w:pPr>
      <w:r w:rsidRPr="00C46679">
        <w:rPr>
          <w:rFonts w:ascii="ＭＳ 明朝" w:eastAsia="ＭＳ 明朝" w:hAnsi="ＭＳ 明朝" w:hint="eastAsia"/>
        </w:rPr>
        <w:t>本契約</w:t>
      </w:r>
      <w:r w:rsidR="000034D6">
        <w:rPr>
          <w:rFonts w:ascii="ＭＳ 明朝" w:eastAsia="ＭＳ 明朝" w:hAnsi="ＭＳ 明朝" w:hint="eastAsia"/>
        </w:rPr>
        <w:t>又は個別契約</w:t>
      </w:r>
      <w:r w:rsidRPr="00C46679">
        <w:rPr>
          <w:rFonts w:ascii="ＭＳ 明朝" w:eastAsia="ＭＳ 明朝" w:hAnsi="ＭＳ 明朝" w:hint="eastAsia"/>
        </w:rPr>
        <w:t>の有効期間中における本件業務の遂行により発生する費用は、受託者は事前に委託者に通知して、委託者の承諾を得た費用に限り、別途委託者に対して請求できるものとし、当該請求の方法については、委託者と受託者とが協議して定めるものとする。</w:t>
      </w:r>
    </w:p>
    <w:p w14:paraId="3B3445FF" w14:textId="77777777" w:rsidR="00060FCA" w:rsidRPr="00C46679" w:rsidRDefault="00060FCA" w:rsidP="00BE2257">
      <w:pPr>
        <w:rPr>
          <w:rFonts w:ascii="ＭＳ 明朝" w:eastAsia="ＭＳ 明朝" w:hAnsi="ＭＳ 明朝"/>
        </w:rPr>
      </w:pPr>
    </w:p>
    <w:p w14:paraId="1B842BDA" w14:textId="4C9FC86F"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10</w:t>
      </w:r>
      <w:r w:rsidRPr="00C46679">
        <w:rPr>
          <w:rFonts w:ascii="ＭＳ 明朝" w:eastAsia="ＭＳ 明朝" w:hAnsi="ＭＳ 明朝"/>
        </w:rPr>
        <w:t xml:space="preserve"> 条（権利の帰属）</w:t>
      </w:r>
    </w:p>
    <w:p w14:paraId="38930BAF" w14:textId="77CF2114"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lastRenderedPageBreak/>
        <w:t>1.</w:t>
      </w:r>
      <w:r w:rsidR="002A1929">
        <w:rPr>
          <w:rFonts w:ascii="ＭＳ 明朝" w:eastAsia="ＭＳ 明朝" w:hAnsi="ＭＳ 明朝" w:hint="eastAsia"/>
        </w:rPr>
        <w:t xml:space="preserve">　</w:t>
      </w:r>
      <w:r w:rsidRPr="00C46679">
        <w:rPr>
          <w:rFonts w:ascii="ＭＳ 明朝" w:eastAsia="ＭＳ 明朝" w:hAnsi="ＭＳ 明朝"/>
        </w:rPr>
        <w:t>本件業務を遂行する過程において発生する著作権（著作権法27条及び第28条に定める権利を含む）、商標権その一切の知的財産権（以下「本件知的財産権」という）は、委託者に独占的に譲渡され、又は委託者に帰属するものとする。</w:t>
      </w:r>
    </w:p>
    <w:p w14:paraId="4362C654" w14:textId="28D92B0F" w:rsidR="00F93E97" w:rsidRPr="00C46679" w:rsidRDefault="00655EAD" w:rsidP="00927A93">
      <w:pPr>
        <w:ind w:leftChars="100" w:left="630" w:hangingChars="200" w:hanging="420"/>
        <w:rPr>
          <w:rFonts w:ascii="ＭＳ 明朝" w:eastAsia="ＭＳ 明朝" w:hAnsi="ＭＳ 明朝"/>
        </w:rPr>
      </w:pPr>
      <w:r w:rsidRPr="00C46679">
        <w:rPr>
          <w:rFonts w:ascii="ＭＳ 明朝" w:eastAsia="ＭＳ 明朝" w:hAnsi="ＭＳ 明朝"/>
        </w:rPr>
        <w:t>2.</w:t>
      </w:r>
      <w:r w:rsidR="002A1929">
        <w:rPr>
          <w:rFonts w:ascii="ＭＳ 明朝" w:eastAsia="ＭＳ 明朝" w:hAnsi="ＭＳ 明朝" w:hint="eastAsia"/>
        </w:rPr>
        <w:t xml:space="preserve">　</w:t>
      </w:r>
      <w:r w:rsidRPr="00C46679">
        <w:rPr>
          <w:rFonts w:ascii="ＭＳ 明朝" w:eastAsia="ＭＳ 明朝" w:hAnsi="ＭＳ 明朝"/>
        </w:rPr>
        <w:t>前項の定めにもかかわらず、本件知的財産権の全部又は一部が受託者の使用人又は第三者に帰属する場合、受託者は当該知的財産権を委託者に移転できるよう適切な権利処理をしなければならない。また、受託者が当該使用人又は第三者から当該権利を取得した場合、当該知的財産権は受託者の取得と同時に委託者に譲渡されるものとする。</w:t>
      </w:r>
    </w:p>
    <w:p w14:paraId="73490E79" w14:textId="3F220ECC"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3.</w:t>
      </w:r>
      <w:r w:rsidR="002A1929">
        <w:rPr>
          <w:rFonts w:ascii="ＭＳ 明朝" w:eastAsia="ＭＳ 明朝" w:hAnsi="ＭＳ 明朝" w:hint="eastAsia"/>
        </w:rPr>
        <w:t xml:space="preserve">　</w:t>
      </w:r>
      <w:r w:rsidRPr="00C46679">
        <w:rPr>
          <w:rFonts w:ascii="ＭＳ 明朝" w:eastAsia="ＭＳ 明朝" w:hAnsi="ＭＳ 明朝"/>
        </w:rPr>
        <w:t>委託者は、本件知的財産権について第三者が利用又は使用することを許諾するこ</w:t>
      </w:r>
      <w:r w:rsidR="000A177A">
        <w:rPr>
          <w:rFonts w:ascii="ＭＳ 明朝" w:eastAsia="ＭＳ 明朝" w:hAnsi="ＭＳ 明朝" w:hint="eastAsia"/>
        </w:rPr>
        <w:t>と</w:t>
      </w:r>
      <w:r w:rsidRPr="00C46679">
        <w:rPr>
          <w:rFonts w:ascii="ＭＳ 明朝" w:eastAsia="ＭＳ 明朝" w:hAnsi="ＭＳ 明朝"/>
        </w:rPr>
        <w:t>ができる。</w:t>
      </w:r>
    </w:p>
    <w:p w14:paraId="54BD25E0" w14:textId="13621F29"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4.</w:t>
      </w:r>
      <w:r w:rsidR="000A177A">
        <w:rPr>
          <w:rFonts w:ascii="ＭＳ 明朝" w:eastAsia="ＭＳ 明朝" w:hAnsi="ＭＳ 明朝" w:hint="eastAsia"/>
        </w:rPr>
        <w:t xml:space="preserve">　</w:t>
      </w:r>
      <w:r w:rsidRPr="00C46679">
        <w:rPr>
          <w:rFonts w:ascii="ＭＳ 明朝" w:eastAsia="ＭＳ 明朝" w:hAnsi="ＭＳ 明朝"/>
        </w:rPr>
        <w:t>受託者は、委託者、委託者が指定する者又は委託者が利用又は使用を許諾した者に対 して一切の著作者人格権その一切の人格権を行使せず、また、受託者の使用人又は第三者をしてこれを行使させないものとする。</w:t>
      </w:r>
    </w:p>
    <w:p w14:paraId="7762EE32" w14:textId="07C5939E" w:rsidR="00655EAD" w:rsidRPr="00C46679" w:rsidRDefault="00655EAD" w:rsidP="00BB0383">
      <w:pPr>
        <w:ind w:firstLineChars="100" w:firstLine="210"/>
        <w:rPr>
          <w:rFonts w:ascii="ＭＳ 明朝" w:eastAsia="ＭＳ 明朝" w:hAnsi="ＭＳ 明朝"/>
        </w:rPr>
      </w:pPr>
      <w:r w:rsidRPr="00C46679">
        <w:rPr>
          <w:rFonts w:ascii="ＭＳ 明朝" w:eastAsia="ＭＳ 明朝" w:hAnsi="ＭＳ 明朝"/>
        </w:rPr>
        <w:t>5.</w:t>
      </w:r>
      <w:r w:rsidR="000A177A">
        <w:rPr>
          <w:rFonts w:ascii="ＭＳ 明朝" w:eastAsia="ＭＳ 明朝" w:hAnsi="ＭＳ 明朝" w:hint="eastAsia"/>
        </w:rPr>
        <w:t xml:space="preserve">　</w:t>
      </w:r>
      <w:r w:rsidRPr="00C46679">
        <w:rPr>
          <w:rFonts w:ascii="ＭＳ 明朝" w:eastAsia="ＭＳ 明朝" w:hAnsi="ＭＳ 明朝"/>
        </w:rPr>
        <w:t>前各項の定めは、本契約終了後（終了事由を問わない）も存続するものとする。</w:t>
      </w:r>
    </w:p>
    <w:p w14:paraId="2958DC9E" w14:textId="77777777" w:rsidR="00655EAD" w:rsidRPr="00C46679" w:rsidRDefault="00655EAD" w:rsidP="00BE2257">
      <w:pPr>
        <w:rPr>
          <w:rFonts w:ascii="ＭＳ 明朝" w:eastAsia="ＭＳ 明朝" w:hAnsi="ＭＳ 明朝"/>
        </w:rPr>
      </w:pPr>
    </w:p>
    <w:p w14:paraId="140C7115" w14:textId="2E55A508"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1</w:t>
      </w:r>
      <w:r w:rsidRPr="00C46679">
        <w:rPr>
          <w:rFonts w:ascii="ＭＳ 明朝" w:eastAsia="ＭＳ 明朝" w:hAnsi="ＭＳ 明朝"/>
        </w:rPr>
        <w:t xml:space="preserve"> 条（保証）</w:t>
      </w:r>
    </w:p>
    <w:p w14:paraId="087391E1" w14:textId="78FE3286" w:rsidR="00655EAD" w:rsidRPr="00C46679" w:rsidRDefault="002A1929" w:rsidP="00BB0383">
      <w:pPr>
        <w:pStyle w:val="a3"/>
        <w:ind w:leftChars="100" w:left="630" w:hangingChars="200" w:hanging="420"/>
        <w:rPr>
          <w:rFonts w:ascii="ＭＳ 明朝" w:eastAsia="ＭＳ 明朝" w:hAnsi="ＭＳ 明朝"/>
        </w:rPr>
      </w:pPr>
      <w:r>
        <w:rPr>
          <w:rFonts w:ascii="ＭＳ 明朝" w:eastAsia="ＭＳ 明朝" w:hAnsi="ＭＳ 明朝" w:hint="eastAsia"/>
        </w:rPr>
        <w:t xml:space="preserve">1.　</w:t>
      </w:r>
      <w:r w:rsidR="00655EAD" w:rsidRPr="00C46679">
        <w:rPr>
          <w:rFonts w:ascii="ＭＳ 明朝" w:eastAsia="ＭＳ 明朝" w:hAnsi="ＭＳ 明朝"/>
        </w:rPr>
        <w:t>受託者は、委託者に対し、本件業務を遂行する過程において、第三者の著作権、商標</w:t>
      </w:r>
      <w:r w:rsidR="00655EAD" w:rsidRPr="00C46679">
        <w:rPr>
          <w:rFonts w:ascii="ＭＳ 明朝" w:eastAsia="ＭＳ 明朝" w:hAnsi="ＭＳ 明朝" w:hint="eastAsia"/>
        </w:rPr>
        <w:t>権等の知的財産権その他のいかなる権利も侵害しないことを保証する</w:t>
      </w:r>
      <w:r w:rsidR="00462E98">
        <w:rPr>
          <w:rFonts w:ascii="ＭＳ 明朝" w:eastAsia="ＭＳ 明朝" w:hAnsi="ＭＳ 明朝" w:hint="eastAsia"/>
        </w:rPr>
        <w:t>。</w:t>
      </w:r>
    </w:p>
    <w:p w14:paraId="54B00D6C" w14:textId="41BCC95F" w:rsidR="00655EAD" w:rsidRPr="00C46679" w:rsidRDefault="002A1929" w:rsidP="00BB0383">
      <w:pPr>
        <w:pStyle w:val="a3"/>
        <w:ind w:leftChars="100" w:left="630" w:hangingChars="200" w:hanging="420"/>
        <w:rPr>
          <w:rFonts w:ascii="ＭＳ 明朝" w:eastAsia="ＭＳ 明朝" w:hAnsi="ＭＳ 明朝"/>
        </w:rPr>
      </w:pPr>
      <w:r>
        <w:rPr>
          <w:rFonts w:ascii="ＭＳ 明朝" w:eastAsia="ＭＳ 明朝" w:hAnsi="ＭＳ 明朝" w:hint="eastAsia"/>
        </w:rPr>
        <w:t xml:space="preserve">2.　</w:t>
      </w:r>
      <w:r w:rsidR="00655EAD" w:rsidRPr="00C46679">
        <w:rPr>
          <w:rFonts w:ascii="ＭＳ 明朝" w:eastAsia="ＭＳ 明朝" w:hAnsi="ＭＳ 明朝"/>
        </w:rPr>
        <w:t>前項に反して、第三者から何らかの請求又は異議申立て等がなされたときは、受託者は自らの責任と負担において紛争を解決するものとし、委託者が被った損害の全て（合理的な弁護士費用を含む）を補償する。</w:t>
      </w:r>
      <w:r w:rsidR="00655EAD" w:rsidRPr="00C46679">
        <w:rPr>
          <w:rFonts w:ascii="ＭＳ 明朝" w:eastAsia="ＭＳ 明朝" w:hAnsi="ＭＳ 明朝"/>
        </w:rPr>
        <w:tab/>
      </w:r>
    </w:p>
    <w:p w14:paraId="00FFDA48" w14:textId="77777777" w:rsidR="00655EAD" w:rsidRPr="00C46679" w:rsidRDefault="00655EAD" w:rsidP="00BE2257">
      <w:pPr>
        <w:rPr>
          <w:rFonts w:ascii="ＭＳ 明朝" w:eastAsia="ＭＳ 明朝" w:hAnsi="ＭＳ 明朝"/>
        </w:rPr>
      </w:pPr>
    </w:p>
    <w:p w14:paraId="72659ACD" w14:textId="26A901CB"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2</w:t>
      </w:r>
      <w:r w:rsidRPr="00C46679">
        <w:rPr>
          <w:rFonts w:ascii="ＭＳ 明朝" w:eastAsia="ＭＳ 明朝" w:hAnsi="ＭＳ 明朝"/>
        </w:rPr>
        <w:t xml:space="preserve"> 条（労働法規の遵守）</w:t>
      </w:r>
    </w:p>
    <w:p w14:paraId="3EF08F7A" w14:textId="2F7B5025" w:rsidR="00655EAD" w:rsidRPr="00C46679" w:rsidRDefault="00655EAD" w:rsidP="00BB0383">
      <w:pPr>
        <w:ind w:leftChars="100" w:left="210"/>
        <w:rPr>
          <w:rFonts w:ascii="ＭＳ 明朝" w:eastAsia="ＭＳ 明朝" w:hAnsi="ＭＳ 明朝"/>
        </w:rPr>
      </w:pPr>
      <w:r w:rsidRPr="00C46679">
        <w:rPr>
          <w:rFonts w:ascii="ＭＳ 明朝" w:eastAsia="ＭＳ 明朝" w:hAnsi="ＭＳ 明朝" w:hint="eastAsia"/>
        </w:rPr>
        <w:t>受託者は、受託者の業務従事者に対する雇用主としての一切の責任を負うものとし、受託</w:t>
      </w:r>
      <w:r w:rsidRPr="00C46679">
        <w:rPr>
          <w:rFonts w:ascii="ＭＳ 明朝" w:eastAsia="ＭＳ 明朝" w:hAnsi="ＭＳ 明朝"/>
        </w:rPr>
        <w:t>者の業務従事者について、労働基準法、労働安全衛生法、労働災害補償保険法等の各種労 働法規を遵守するものとする。</w:t>
      </w:r>
    </w:p>
    <w:p w14:paraId="2DBD1B01" w14:textId="77777777" w:rsidR="00655EAD" w:rsidRPr="00C46679" w:rsidRDefault="00655EAD" w:rsidP="00BE2257">
      <w:pPr>
        <w:rPr>
          <w:rFonts w:ascii="ＭＳ 明朝" w:eastAsia="ＭＳ 明朝" w:hAnsi="ＭＳ 明朝"/>
        </w:rPr>
      </w:pPr>
    </w:p>
    <w:p w14:paraId="4AC1CD7B" w14:textId="3CB69313"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3</w:t>
      </w:r>
      <w:r w:rsidRPr="00C46679">
        <w:rPr>
          <w:rFonts w:ascii="ＭＳ 明朝" w:eastAsia="ＭＳ 明朝" w:hAnsi="ＭＳ 明朝"/>
        </w:rPr>
        <w:t xml:space="preserve"> 条（秘密保持）</w:t>
      </w:r>
    </w:p>
    <w:p w14:paraId="07F4B28A" w14:textId="3770F493" w:rsidR="00655EAD" w:rsidRPr="00C46679" w:rsidRDefault="002A1929" w:rsidP="00BB0383">
      <w:pPr>
        <w:pStyle w:val="a3"/>
        <w:ind w:leftChars="100" w:left="630" w:hangingChars="200" w:hanging="420"/>
        <w:rPr>
          <w:rFonts w:ascii="ＭＳ 明朝" w:eastAsia="ＭＳ 明朝" w:hAnsi="ＭＳ 明朝"/>
        </w:rPr>
      </w:pPr>
      <w:r>
        <w:rPr>
          <w:rFonts w:ascii="ＭＳ 明朝" w:eastAsia="ＭＳ 明朝" w:hAnsi="ＭＳ 明朝" w:hint="eastAsia"/>
        </w:rPr>
        <w:t xml:space="preserve">1.　</w:t>
      </w:r>
      <w:r w:rsidR="00655EAD" w:rsidRPr="00C46679">
        <w:rPr>
          <w:rFonts w:ascii="ＭＳ 明朝" w:eastAsia="ＭＳ 明朝" w:hAnsi="ＭＳ 明朝"/>
        </w:rPr>
        <w:t>受託者は、本契約の当事者間の取引を通じて知り得た委託者の業務上の一切の情報（本契約</w:t>
      </w:r>
      <w:r w:rsidR="00390440">
        <w:rPr>
          <w:rFonts w:ascii="ＭＳ 明朝" w:eastAsia="ＭＳ 明朝" w:hAnsi="ＭＳ 明朝" w:hint="eastAsia"/>
        </w:rPr>
        <w:t>及び個別契約</w:t>
      </w:r>
      <w:r w:rsidR="00655EAD" w:rsidRPr="00C46679">
        <w:rPr>
          <w:rFonts w:ascii="ＭＳ 明朝" w:eastAsia="ＭＳ 明朝" w:hAnsi="ＭＳ 明朝"/>
        </w:rPr>
        <w:t>の存在及び内容を含む。以下「秘密情報」という）を本契約</w:t>
      </w:r>
      <w:r w:rsidR="000034D6">
        <w:rPr>
          <w:rFonts w:ascii="ＭＳ 明朝" w:eastAsia="ＭＳ 明朝" w:hAnsi="ＭＳ 明朝" w:hint="eastAsia"/>
        </w:rPr>
        <w:t>又は個別契約</w:t>
      </w:r>
      <w:r w:rsidR="00655EAD" w:rsidRPr="00C46679">
        <w:rPr>
          <w:rFonts w:ascii="ＭＳ 明朝" w:eastAsia="ＭＳ 明朝" w:hAnsi="ＭＳ 明朝"/>
        </w:rPr>
        <w:t>の目的のためにのみ使用し、委託者の事前の書面による承諾なく第三者に開示又は漏洩してはならない。ただし、次の各号に定める情報については、この限りでない。</w:t>
      </w:r>
    </w:p>
    <w:p w14:paraId="51721D37" w14:textId="703E218F"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(1)</w:t>
      </w:r>
      <w:r w:rsidR="000225E9">
        <w:rPr>
          <w:rFonts w:ascii="ＭＳ 明朝" w:eastAsia="ＭＳ 明朝" w:hAnsi="ＭＳ 明朝" w:hint="eastAsia"/>
        </w:rPr>
        <w:t xml:space="preserve">　</w:t>
      </w:r>
      <w:r w:rsidRPr="00C46679">
        <w:rPr>
          <w:rFonts w:ascii="ＭＳ 明朝" w:eastAsia="ＭＳ 明朝" w:hAnsi="ＭＳ 明朝"/>
        </w:rPr>
        <w:t>知得した時に既に公知であったもの</w:t>
      </w:r>
    </w:p>
    <w:p w14:paraId="21D7B2F4" w14:textId="1A9A6709"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(2</w:t>
      </w:r>
      <w:r w:rsidR="00E47499" w:rsidRPr="00C46679">
        <w:rPr>
          <w:rFonts w:ascii="ＭＳ 明朝" w:eastAsia="ＭＳ 明朝" w:hAnsi="ＭＳ 明朝"/>
        </w:rPr>
        <w:t>)</w:t>
      </w:r>
      <w:r w:rsidR="000225E9">
        <w:rPr>
          <w:rFonts w:ascii="ＭＳ 明朝" w:eastAsia="ＭＳ 明朝" w:hAnsi="ＭＳ 明朝" w:hint="eastAsia"/>
        </w:rPr>
        <w:t xml:space="preserve">　</w:t>
      </w:r>
      <w:r w:rsidRPr="00C46679">
        <w:rPr>
          <w:rFonts w:ascii="ＭＳ 明朝" w:eastAsia="ＭＳ 明朝" w:hAnsi="ＭＳ 明朝"/>
        </w:rPr>
        <w:t>知得した時に既に保有していたもの</w:t>
      </w:r>
    </w:p>
    <w:p w14:paraId="6AF90AA9" w14:textId="306F8708"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(3)</w:t>
      </w:r>
      <w:r w:rsidR="000225E9">
        <w:rPr>
          <w:rFonts w:ascii="ＭＳ 明朝" w:eastAsia="ＭＳ 明朝" w:hAnsi="ＭＳ 明朝" w:hint="eastAsia"/>
        </w:rPr>
        <w:t xml:space="preserve">　</w:t>
      </w:r>
      <w:r w:rsidRPr="00C46679">
        <w:rPr>
          <w:rFonts w:ascii="ＭＳ 明朝" w:eastAsia="ＭＳ 明朝" w:hAnsi="ＭＳ 明朝"/>
        </w:rPr>
        <w:t>知得した後に受託者の責めに帰すべき事由によらないで公知となったもの</w:t>
      </w:r>
    </w:p>
    <w:p w14:paraId="6F1AF54B" w14:textId="0B3BADD2"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(4</w:t>
      </w:r>
      <w:r w:rsidR="00E47499" w:rsidRPr="00C46679">
        <w:rPr>
          <w:rFonts w:ascii="ＭＳ 明朝" w:eastAsia="ＭＳ 明朝" w:hAnsi="ＭＳ 明朝"/>
        </w:rPr>
        <w:t>)</w:t>
      </w:r>
      <w:r w:rsidR="000225E9">
        <w:rPr>
          <w:rFonts w:ascii="ＭＳ 明朝" w:eastAsia="ＭＳ 明朝" w:hAnsi="ＭＳ 明朝" w:hint="eastAsia"/>
        </w:rPr>
        <w:t xml:space="preserve">　</w:t>
      </w:r>
      <w:r w:rsidRPr="00C46679">
        <w:rPr>
          <w:rFonts w:ascii="ＭＳ 明朝" w:eastAsia="ＭＳ 明朝" w:hAnsi="ＭＳ 明朝"/>
        </w:rPr>
        <w:t>知得した後に第三者から秘密保持義務を負うことなく適法に取得したもの</w:t>
      </w:r>
    </w:p>
    <w:p w14:paraId="2A2141CF" w14:textId="3781AB9F" w:rsidR="00655EAD" w:rsidRPr="00C46679" w:rsidRDefault="002A1929" w:rsidP="00BB0383">
      <w:pPr>
        <w:ind w:leftChars="100" w:left="630" w:hangingChars="200" w:hanging="420"/>
        <w:rPr>
          <w:rFonts w:ascii="ＭＳ 明朝" w:eastAsia="ＭＳ 明朝" w:hAnsi="ＭＳ 明朝"/>
        </w:rPr>
      </w:pPr>
      <w:r>
        <w:rPr>
          <w:rFonts w:ascii="ＭＳ 明朝" w:eastAsia="ＭＳ 明朝" w:hAnsi="ＭＳ 明朝" w:hint="eastAsia"/>
        </w:rPr>
        <w:t xml:space="preserve">2.　</w:t>
      </w:r>
      <w:r w:rsidR="00655EAD" w:rsidRPr="00C46679">
        <w:rPr>
          <w:rFonts w:ascii="ＭＳ 明朝" w:eastAsia="ＭＳ 明朝" w:hAnsi="ＭＳ 明朝"/>
        </w:rPr>
        <w:t>受託者は、自己の役員及び従業員並びに自己の弁護士、公認会計士及び税理士を含む</w:t>
      </w:r>
      <w:r w:rsidR="00655EAD" w:rsidRPr="00C46679">
        <w:rPr>
          <w:rFonts w:ascii="ＭＳ 明朝" w:eastAsia="ＭＳ 明朝" w:hAnsi="ＭＳ 明朝" w:hint="eastAsia"/>
        </w:rPr>
        <w:lastRenderedPageBreak/>
        <w:t>第三者に秘密情報を開示した場合、当該第三者に本契約</w:t>
      </w:r>
      <w:r w:rsidR="000034D6">
        <w:rPr>
          <w:rFonts w:ascii="ＭＳ 明朝" w:eastAsia="ＭＳ 明朝" w:hAnsi="ＭＳ 明朝" w:hint="eastAsia"/>
        </w:rPr>
        <w:t>及び個別契約</w:t>
      </w:r>
      <w:r w:rsidR="00655EAD" w:rsidRPr="00C46679">
        <w:rPr>
          <w:rFonts w:ascii="ＭＳ 明朝" w:eastAsia="ＭＳ 明朝" w:hAnsi="ＭＳ 明朝" w:hint="eastAsia"/>
        </w:rPr>
        <w:t>に基づき自己が負担する義務と同等の義務を負担させるものとする。当該第三者が本契約</w:t>
      </w:r>
      <w:r w:rsidR="000034D6">
        <w:rPr>
          <w:rFonts w:ascii="ＭＳ 明朝" w:eastAsia="ＭＳ 明朝" w:hAnsi="ＭＳ 明朝" w:hint="eastAsia"/>
        </w:rPr>
        <w:t>又は個別契約</w:t>
      </w:r>
      <w:r w:rsidR="00655EAD" w:rsidRPr="00C46679">
        <w:rPr>
          <w:rFonts w:ascii="ＭＳ 明朝" w:eastAsia="ＭＳ 明朝" w:hAnsi="ＭＳ 明朝" w:hint="eastAsia"/>
        </w:rPr>
        <w:t>のいずれかの規定に違反した場合には、受託者が本契約</w:t>
      </w:r>
      <w:r w:rsidR="000034D6">
        <w:rPr>
          <w:rFonts w:ascii="ＭＳ 明朝" w:eastAsia="ＭＳ 明朝" w:hAnsi="ＭＳ 明朝" w:hint="eastAsia"/>
        </w:rPr>
        <w:t>又は個別契約</w:t>
      </w:r>
      <w:r w:rsidR="00655EAD" w:rsidRPr="00C46679">
        <w:rPr>
          <w:rFonts w:ascii="ＭＳ 明朝" w:eastAsia="ＭＳ 明朝" w:hAnsi="ＭＳ 明朝" w:hint="eastAsia"/>
        </w:rPr>
        <w:t>のいずれかの規定に違反したものとみなし、受託者は、当該第三者と連帯して責任を負うものとする。</w:t>
      </w:r>
    </w:p>
    <w:p w14:paraId="19A98B13" w14:textId="433520EF" w:rsidR="00F93E97" w:rsidRPr="00C46679" w:rsidRDefault="002A1929" w:rsidP="00927A93">
      <w:pPr>
        <w:ind w:leftChars="100" w:left="630" w:hangingChars="200" w:hanging="420"/>
        <w:rPr>
          <w:rFonts w:ascii="ＭＳ 明朝" w:eastAsia="ＭＳ 明朝" w:hAnsi="ＭＳ 明朝"/>
        </w:rPr>
      </w:pPr>
      <w:r>
        <w:rPr>
          <w:rFonts w:ascii="ＭＳ 明朝" w:eastAsia="ＭＳ 明朝" w:hAnsi="ＭＳ 明朝" w:hint="eastAsia"/>
        </w:rPr>
        <w:t xml:space="preserve">3.　</w:t>
      </w:r>
      <w:r w:rsidR="00655EAD" w:rsidRPr="00C46679">
        <w:rPr>
          <w:rFonts w:ascii="ＭＳ 明朝" w:eastAsia="ＭＳ 明朝" w:hAnsi="ＭＳ 明朝"/>
        </w:rPr>
        <w:t>第 1 項の定めにかかわらず、受託者は、実務上可能な限り、開示に関し委託者に事前に</w:t>
      </w:r>
      <w:r w:rsidR="00655EAD" w:rsidRPr="00C46679">
        <w:rPr>
          <w:rFonts w:ascii="ＭＳ 明朝" w:eastAsia="ＭＳ 明朝" w:hAnsi="ＭＳ 明朝" w:hint="eastAsia"/>
        </w:rPr>
        <w:t>通知を行い、法令又は裁判所、監督官庁、金融商品取引所その他受託者を規制する権限を有する公的機関の裁判、規則又は命令に従い必要な範囲において秘密情報を</w:t>
      </w:r>
      <w:r w:rsidR="00655EAD" w:rsidRPr="00C46679">
        <w:rPr>
          <w:rFonts w:ascii="ＭＳ 明朝" w:eastAsia="ＭＳ 明朝" w:hAnsi="ＭＳ 明朝"/>
        </w:rPr>
        <w:t>開示する</w:t>
      </w:r>
      <w:r w:rsidR="00655EAD" w:rsidRPr="00C46679">
        <w:rPr>
          <w:rFonts w:ascii="ＭＳ 明朝" w:eastAsia="ＭＳ 明朝" w:hAnsi="ＭＳ 明朝" w:hint="eastAsia"/>
        </w:rPr>
        <w:t>ことができる。</w:t>
      </w:r>
    </w:p>
    <w:p w14:paraId="751C8B2F" w14:textId="6858B010" w:rsidR="00655EAD" w:rsidRPr="00C46679" w:rsidRDefault="002A1929" w:rsidP="00BB0383">
      <w:pPr>
        <w:ind w:leftChars="100" w:left="630" w:hangingChars="200" w:hanging="420"/>
        <w:rPr>
          <w:rFonts w:ascii="ＭＳ 明朝" w:eastAsia="ＭＳ 明朝" w:hAnsi="ＭＳ 明朝"/>
        </w:rPr>
      </w:pPr>
      <w:r>
        <w:rPr>
          <w:rFonts w:ascii="ＭＳ 明朝" w:eastAsia="ＭＳ 明朝" w:hAnsi="ＭＳ 明朝" w:hint="eastAsia"/>
        </w:rPr>
        <w:t xml:space="preserve">4.　</w:t>
      </w:r>
      <w:r w:rsidR="00655EAD" w:rsidRPr="00C46679">
        <w:rPr>
          <w:rFonts w:ascii="ＭＳ 明朝" w:eastAsia="ＭＳ 明朝" w:hAnsi="ＭＳ 明朝"/>
        </w:rPr>
        <w:t>委託者が受託者に対して委託者が提供した情報及び資料（その写しを含む）の返還を</w:t>
      </w:r>
      <w:r w:rsidR="00655EAD" w:rsidRPr="00C46679">
        <w:rPr>
          <w:rFonts w:ascii="ＭＳ 明朝" w:eastAsia="ＭＳ 明朝" w:hAnsi="ＭＳ 明朝" w:hint="eastAsia"/>
        </w:rPr>
        <w:t>求めた場合、受託者は速やかに当該情報及び資料（その写しを含む）を返還するものとし、これらに基づいて作成された情報及び資料（情報開示者から受領した情報及び資料並びにそれらの複製物の上に書き込みがなされたものを含む）については、委託者の同意を得てこれを破棄する。また性質上返却及び破棄になじまない情報及び資料については、委託者の同意を得て消去その他の方法で再利用できないようにするものとする。</w:t>
      </w:r>
    </w:p>
    <w:p w14:paraId="63148B53" w14:textId="77777777" w:rsidR="00655EAD" w:rsidRPr="00C46679" w:rsidRDefault="00655EAD" w:rsidP="00BE2257">
      <w:pPr>
        <w:rPr>
          <w:rFonts w:ascii="ＭＳ 明朝" w:eastAsia="ＭＳ 明朝" w:hAnsi="ＭＳ 明朝"/>
        </w:rPr>
      </w:pPr>
    </w:p>
    <w:p w14:paraId="2631D5BB" w14:textId="683D5347"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4</w:t>
      </w:r>
      <w:r w:rsidRPr="00C46679">
        <w:rPr>
          <w:rFonts w:ascii="ＭＳ 明朝" w:eastAsia="ＭＳ 明朝" w:hAnsi="ＭＳ 明朝"/>
        </w:rPr>
        <w:t xml:space="preserve"> 条（事故処理）</w:t>
      </w:r>
    </w:p>
    <w:p w14:paraId="3A9333B8" w14:textId="0E679135" w:rsidR="00655EAD" w:rsidRPr="00C46679" w:rsidRDefault="00655EAD" w:rsidP="00BB0383">
      <w:pPr>
        <w:ind w:leftChars="100" w:left="210"/>
        <w:rPr>
          <w:rFonts w:ascii="ＭＳ 明朝" w:eastAsia="ＭＳ 明朝" w:hAnsi="ＭＳ 明朝"/>
        </w:rPr>
      </w:pPr>
      <w:r w:rsidRPr="00C46679">
        <w:rPr>
          <w:rFonts w:ascii="ＭＳ 明朝" w:eastAsia="ＭＳ 明朝" w:hAnsi="ＭＳ 明朝" w:hint="eastAsia"/>
        </w:rPr>
        <w:t>本契約の当事者は、本件業務の遂行に支障をきたすおそれのある事態が生じた場合は、速やかに相手方へ連絡するとともに、委託者受託者協力してその解決処理にあたるものとする。</w:t>
      </w:r>
    </w:p>
    <w:p w14:paraId="3C33DB08" w14:textId="77777777" w:rsidR="00655EAD" w:rsidRPr="00C46679" w:rsidRDefault="00655EAD" w:rsidP="00BE2257">
      <w:pPr>
        <w:rPr>
          <w:rFonts w:ascii="ＭＳ 明朝" w:eastAsia="ＭＳ 明朝" w:hAnsi="ＭＳ 明朝"/>
        </w:rPr>
      </w:pPr>
    </w:p>
    <w:p w14:paraId="2C669CCC" w14:textId="13B0BE8F"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5</w:t>
      </w:r>
      <w:r w:rsidRPr="00C46679">
        <w:rPr>
          <w:rFonts w:ascii="ＭＳ 明朝" w:eastAsia="ＭＳ 明朝" w:hAnsi="ＭＳ 明朝"/>
        </w:rPr>
        <w:t xml:space="preserve"> 条（損害賠償）</w:t>
      </w:r>
    </w:p>
    <w:p w14:paraId="7F0A822B" w14:textId="06EA683E" w:rsidR="00E47499" w:rsidRPr="00C46679" w:rsidRDefault="00655EAD" w:rsidP="007874BB">
      <w:pPr>
        <w:ind w:firstLineChars="100" w:firstLine="210"/>
        <w:rPr>
          <w:rFonts w:ascii="ＭＳ 明朝" w:eastAsia="ＭＳ 明朝" w:hAnsi="ＭＳ 明朝"/>
        </w:rPr>
      </w:pPr>
      <w:r w:rsidRPr="00C46679">
        <w:rPr>
          <w:rFonts w:ascii="ＭＳ 明朝" w:eastAsia="ＭＳ 明朝" w:hAnsi="ＭＳ 明朝" w:hint="eastAsia"/>
        </w:rPr>
        <w:t>本契約の当事者は、その責に帰すべき事由により本契約</w:t>
      </w:r>
      <w:r w:rsidR="000034D6">
        <w:rPr>
          <w:rFonts w:ascii="ＭＳ 明朝" w:eastAsia="ＭＳ 明朝" w:hAnsi="ＭＳ 明朝" w:hint="eastAsia"/>
        </w:rPr>
        <w:t>又は個別契約</w:t>
      </w:r>
      <w:r w:rsidRPr="00C46679">
        <w:rPr>
          <w:rFonts w:ascii="ＭＳ 明朝" w:eastAsia="ＭＳ 明朝" w:hAnsi="ＭＳ 明朝" w:hint="eastAsia"/>
        </w:rPr>
        <w:t>上の義務に違反した場合には、自らの違反に起因して相手方当事者が被った相当因果関係の範囲内の損害、損失又は費用（合理的な弁護士費用を含む）を賠償する義務を負う</w:t>
      </w:r>
      <w:r w:rsidR="00E47499" w:rsidRPr="00C46679">
        <w:rPr>
          <w:rFonts w:ascii="ＭＳ 明朝" w:eastAsia="ＭＳ 明朝" w:hAnsi="ＭＳ 明朝" w:hint="eastAsia"/>
        </w:rPr>
        <w:t>。</w:t>
      </w:r>
    </w:p>
    <w:p w14:paraId="44F1F5AB" w14:textId="77777777" w:rsidR="00655EAD" w:rsidRPr="00C46679" w:rsidRDefault="00655EAD" w:rsidP="00BE2257">
      <w:pPr>
        <w:rPr>
          <w:rFonts w:ascii="ＭＳ 明朝" w:eastAsia="ＭＳ 明朝" w:hAnsi="ＭＳ 明朝"/>
        </w:rPr>
      </w:pPr>
    </w:p>
    <w:p w14:paraId="116A7B6A" w14:textId="7E8B3FC6"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6</w:t>
      </w:r>
      <w:r w:rsidRPr="00C46679">
        <w:rPr>
          <w:rFonts w:ascii="ＭＳ 明朝" w:eastAsia="ＭＳ 明朝" w:hAnsi="ＭＳ 明朝"/>
        </w:rPr>
        <w:t xml:space="preserve"> 条(不可抗力）</w:t>
      </w:r>
    </w:p>
    <w:p w14:paraId="0DB857EA" w14:textId="37D9E8FE" w:rsidR="00BA3C40" w:rsidRPr="00C46679" w:rsidRDefault="00655EAD" w:rsidP="00BB0383">
      <w:pPr>
        <w:ind w:leftChars="100" w:left="210"/>
        <w:rPr>
          <w:rFonts w:ascii="ＭＳ 明朝" w:eastAsia="ＭＳ 明朝" w:hAnsi="ＭＳ 明朝"/>
        </w:rPr>
      </w:pPr>
      <w:r w:rsidRPr="00C46679">
        <w:rPr>
          <w:rFonts w:ascii="ＭＳ 明朝" w:eastAsia="ＭＳ 明朝" w:hAnsi="ＭＳ 明朝" w:hint="eastAsia"/>
        </w:rPr>
        <w:t>天災事変、戦争、暴動、内乱、同盟罷業、争議行動その他不可抗力により、本契約</w:t>
      </w:r>
      <w:r w:rsidR="000034D6">
        <w:rPr>
          <w:rFonts w:ascii="ＭＳ 明朝" w:eastAsia="ＭＳ 明朝" w:hAnsi="ＭＳ 明朝" w:hint="eastAsia"/>
        </w:rPr>
        <w:t>又は個別契約</w:t>
      </w:r>
      <w:r w:rsidRPr="00C46679">
        <w:rPr>
          <w:rFonts w:ascii="ＭＳ 明朝" w:eastAsia="ＭＳ 明朝" w:hAnsi="ＭＳ 明朝" w:hint="eastAsia"/>
        </w:rPr>
        <w:t>の全部又は一部履行の遅延又は不能が生じた場合には、本契約の当事者は、共にその責めを負わないものとする。</w:t>
      </w:r>
    </w:p>
    <w:p w14:paraId="6E33C04A" w14:textId="77777777" w:rsidR="002A1929" w:rsidRPr="00C46679" w:rsidRDefault="002A1929" w:rsidP="00BE2257">
      <w:pPr>
        <w:rPr>
          <w:rFonts w:ascii="ＭＳ 明朝" w:eastAsia="ＭＳ 明朝" w:hAnsi="ＭＳ 明朝"/>
        </w:rPr>
      </w:pPr>
    </w:p>
    <w:p w14:paraId="5577EBCB" w14:textId="3F1A883D"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7</w:t>
      </w:r>
      <w:r w:rsidRPr="00C46679">
        <w:rPr>
          <w:rFonts w:ascii="ＭＳ 明朝" w:eastAsia="ＭＳ 明朝" w:hAnsi="ＭＳ 明朝"/>
        </w:rPr>
        <w:t xml:space="preserve"> 条（契約期間）</w:t>
      </w:r>
    </w:p>
    <w:p w14:paraId="07EB287D" w14:textId="70842945" w:rsidR="005E2967" w:rsidRDefault="453B4E76" w:rsidP="00BB0383">
      <w:pPr>
        <w:ind w:leftChars="100" w:left="630" w:hangingChars="200" w:hanging="420"/>
        <w:rPr>
          <w:rFonts w:ascii="ＭＳ 明朝" w:eastAsia="ＭＳ 明朝" w:hAnsi="ＭＳ 明朝"/>
        </w:rPr>
      </w:pPr>
      <w:r w:rsidRPr="325CB26A">
        <w:rPr>
          <w:rFonts w:ascii="ＭＳ 明朝" w:eastAsia="ＭＳ 明朝" w:hAnsi="ＭＳ 明朝"/>
        </w:rPr>
        <w:t>1.</w:t>
      </w:r>
      <w:r w:rsidR="57A909C4" w:rsidRPr="325CB26A">
        <w:rPr>
          <w:rFonts w:ascii="ＭＳ 明朝" w:eastAsia="ＭＳ 明朝" w:hAnsi="ＭＳ 明朝"/>
        </w:rPr>
        <w:t xml:space="preserve">　</w:t>
      </w:r>
      <w:r w:rsidRPr="325CB26A">
        <w:rPr>
          <w:rFonts w:ascii="ＭＳ 明朝" w:eastAsia="ＭＳ 明朝" w:hAnsi="ＭＳ 明朝"/>
        </w:rPr>
        <w:t>本契約の有効期間は、</w:t>
      </w:r>
      <w:r w:rsidR="4CAA6F61" w:rsidRPr="325CB26A">
        <w:rPr>
          <w:rFonts w:ascii="ＭＳ 明朝" w:eastAsia="ＭＳ 明朝" w:hAnsi="ＭＳ 明朝"/>
        </w:rPr>
        <w:t>本契約締結日にかかわらず</w:t>
      </w:r>
      <w:commentRangeStart w:id="1"/>
      <w:r w:rsidR="00655EAD" w:rsidRPr="325CB26A">
        <w:rPr>
          <w:rFonts w:ascii="ＭＳ 明朝" w:eastAsia="ＭＳ 明朝" w:hAnsi="ＭＳ 明朝"/>
          <w:highlight w:val="yellow"/>
        </w:rPr>
        <w:t>202</w:t>
      </w:r>
      <w:r w:rsidR="009B5B41">
        <w:rPr>
          <w:rFonts w:ascii="ＭＳ 明朝" w:eastAsia="ＭＳ 明朝" w:hAnsi="ＭＳ 明朝" w:hint="eastAsia"/>
          <w:highlight w:val="yellow"/>
        </w:rPr>
        <w:t>6</w:t>
      </w:r>
      <w:r w:rsidR="00655EAD" w:rsidRPr="325CB26A">
        <w:rPr>
          <w:rFonts w:ascii="ＭＳ 明朝" w:eastAsia="ＭＳ 明朝" w:hAnsi="ＭＳ 明朝"/>
          <w:highlight w:val="yellow"/>
        </w:rPr>
        <w:t>年</w:t>
      </w:r>
      <w:r w:rsidR="009B5B41">
        <w:rPr>
          <w:rFonts w:ascii="ＭＳ 明朝" w:eastAsia="ＭＳ 明朝" w:hAnsi="ＭＳ 明朝" w:hint="eastAsia"/>
          <w:highlight w:val="yellow"/>
        </w:rPr>
        <w:t>1</w:t>
      </w:r>
      <w:r w:rsidR="00655EAD" w:rsidRPr="325CB26A">
        <w:rPr>
          <w:rFonts w:ascii="ＭＳ 明朝" w:eastAsia="ＭＳ 明朝" w:hAnsi="ＭＳ 明朝"/>
          <w:highlight w:val="yellow"/>
        </w:rPr>
        <w:t>月</w:t>
      </w:r>
      <w:r w:rsidR="009B5B41">
        <w:rPr>
          <w:rFonts w:ascii="ＭＳ 明朝" w:eastAsia="ＭＳ 明朝" w:hAnsi="ＭＳ 明朝" w:hint="eastAsia"/>
          <w:highlight w:val="yellow"/>
        </w:rPr>
        <w:t>1</w:t>
      </w:r>
      <w:r w:rsidR="00655EAD" w:rsidRPr="325CB26A">
        <w:rPr>
          <w:rFonts w:ascii="ＭＳ 明朝" w:eastAsia="ＭＳ 明朝" w:hAnsi="ＭＳ 明朝"/>
          <w:highlight w:val="yellow"/>
        </w:rPr>
        <w:t>日</w:t>
      </w:r>
      <w:commentRangeEnd w:id="1"/>
      <w:r w:rsidR="00655EAD" w:rsidRPr="325CB26A">
        <w:rPr>
          <w:rStyle w:val="ab"/>
          <w:rFonts w:ascii="ＭＳ 明朝" w:eastAsia="ＭＳ 明朝" w:hAnsi="ＭＳ 明朝"/>
          <w:sz w:val="21"/>
          <w:szCs w:val="22"/>
        </w:rPr>
        <w:commentReference w:id="1"/>
      </w:r>
      <w:r w:rsidR="71066ABA" w:rsidRPr="325CB26A">
        <w:rPr>
          <w:rFonts w:ascii="ＭＳ 明朝" w:eastAsia="ＭＳ 明朝" w:hAnsi="ＭＳ 明朝"/>
        </w:rPr>
        <w:t>から202</w:t>
      </w:r>
      <w:r w:rsidR="009B5B41">
        <w:rPr>
          <w:rFonts w:ascii="ＭＳ 明朝" w:eastAsia="ＭＳ 明朝" w:hAnsi="ＭＳ 明朝" w:hint="eastAsia"/>
        </w:rPr>
        <w:t>7</w:t>
      </w:r>
      <w:r w:rsidR="71066ABA" w:rsidRPr="325CB26A">
        <w:rPr>
          <w:rFonts w:ascii="ＭＳ 明朝" w:eastAsia="ＭＳ 明朝" w:hAnsi="ＭＳ 明朝"/>
        </w:rPr>
        <w:t>年12月31日ま</w:t>
      </w:r>
      <w:r w:rsidRPr="325CB26A">
        <w:rPr>
          <w:rFonts w:ascii="ＭＳ 明朝" w:eastAsia="ＭＳ 明朝" w:hAnsi="ＭＳ 明朝"/>
        </w:rPr>
        <w:t>でとする。</w:t>
      </w:r>
      <w:r w:rsidR="043FE9EC" w:rsidRPr="325CB26A">
        <w:rPr>
          <w:rFonts w:ascii="ＭＳ 明朝" w:eastAsia="ＭＳ 明朝" w:hAnsi="ＭＳ 明朝"/>
        </w:rPr>
        <w:t>ただし、有効期間満了の</w:t>
      </w:r>
      <w:r w:rsidR="4CAA6F61" w:rsidRPr="325CB26A">
        <w:rPr>
          <w:rFonts w:ascii="ＭＳ 明朝" w:eastAsia="ＭＳ 明朝" w:hAnsi="ＭＳ 明朝"/>
        </w:rPr>
        <w:t>1</w:t>
      </w:r>
      <w:r w:rsidR="043FE9EC" w:rsidRPr="325CB26A">
        <w:rPr>
          <w:rFonts w:ascii="ＭＳ 明朝" w:eastAsia="ＭＳ 明朝" w:hAnsi="ＭＳ 明朝"/>
        </w:rPr>
        <w:t>か月前までに本契約の当事者いずれからも本契約の変更又は終了の申入れのない場合には、本契約は同一の条件で自動的に1年間延長され、以後同様とする。</w:t>
      </w:r>
    </w:p>
    <w:p w14:paraId="23B253A6" w14:textId="13BE7815" w:rsidR="00334249" w:rsidRPr="00C46679" w:rsidRDefault="00334249" w:rsidP="00BB0383">
      <w:pPr>
        <w:ind w:leftChars="100" w:left="630" w:hangingChars="200" w:hanging="420"/>
        <w:rPr>
          <w:rFonts w:ascii="ＭＳ 明朝" w:eastAsia="ＭＳ 明朝" w:hAnsi="ＭＳ 明朝"/>
          <w:szCs w:val="21"/>
        </w:rPr>
      </w:pPr>
      <w:r>
        <w:rPr>
          <w:rFonts w:ascii="ＭＳ 明朝" w:eastAsia="ＭＳ 明朝" w:hAnsi="ＭＳ 明朝" w:hint="eastAsia"/>
        </w:rPr>
        <w:t>2．</w:t>
      </w:r>
      <w:r w:rsidR="00971C00">
        <w:rPr>
          <w:rFonts w:ascii="ＭＳ 明朝" w:eastAsia="ＭＳ 明朝" w:hAnsi="ＭＳ 明朝"/>
        </w:rPr>
        <w:t xml:space="preserve"> </w:t>
      </w:r>
      <w:r w:rsidR="00971C00" w:rsidRPr="00971C00">
        <w:rPr>
          <w:rFonts w:ascii="ＭＳ 明朝" w:eastAsia="ＭＳ 明朝" w:hAnsi="ＭＳ 明朝" w:hint="eastAsia"/>
        </w:rPr>
        <w:t>本契約が期間満了又は解除により終了した時に存在する個別契約については、引き続</w:t>
      </w:r>
      <w:r w:rsidR="00971C00" w:rsidRPr="00971C00">
        <w:rPr>
          <w:rFonts w:ascii="ＭＳ 明朝" w:eastAsia="ＭＳ 明朝" w:hAnsi="ＭＳ 明朝" w:hint="eastAsia"/>
        </w:rPr>
        <w:lastRenderedPageBreak/>
        <w:t>き本契約の規定を適用する。</w:t>
      </w:r>
    </w:p>
    <w:p w14:paraId="474C3FB1" w14:textId="1B78786C" w:rsidR="00655EAD" w:rsidRPr="00C46679" w:rsidRDefault="00971C00" w:rsidP="00BB0383">
      <w:pPr>
        <w:pStyle w:val="a3"/>
        <w:ind w:leftChars="100" w:left="630" w:hangingChars="200" w:hanging="420"/>
        <w:rPr>
          <w:rFonts w:ascii="ＭＳ 明朝" w:eastAsia="ＭＳ 明朝" w:hAnsi="ＭＳ 明朝"/>
        </w:rPr>
      </w:pPr>
      <w:r>
        <w:rPr>
          <w:rFonts w:ascii="ＭＳ 明朝" w:eastAsia="ＭＳ 明朝" w:hAnsi="ＭＳ 明朝"/>
        </w:rPr>
        <w:t>3</w:t>
      </w:r>
      <w:r w:rsidR="002A1929">
        <w:rPr>
          <w:rFonts w:ascii="ＭＳ 明朝" w:eastAsia="ＭＳ 明朝" w:hAnsi="ＭＳ 明朝" w:hint="eastAsia"/>
        </w:rPr>
        <w:t xml:space="preserve">.　</w:t>
      </w:r>
      <w:r w:rsidR="00655EAD" w:rsidRPr="00C46679">
        <w:rPr>
          <w:rFonts w:ascii="ＭＳ 明朝" w:eastAsia="ＭＳ 明朝" w:hAnsi="ＭＳ 明朝"/>
        </w:rPr>
        <w:t xml:space="preserve">第 </w:t>
      </w:r>
      <w:r w:rsidR="00BA47F9">
        <w:rPr>
          <w:rFonts w:ascii="ＭＳ 明朝" w:eastAsia="ＭＳ 明朝" w:hAnsi="ＭＳ 明朝"/>
        </w:rPr>
        <w:t>10</w:t>
      </w:r>
      <w:r w:rsidR="00655EAD" w:rsidRPr="00C46679">
        <w:rPr>
          <w:rFonts w:ascii="ＭＳ 明朝" w:eastAsia="ＭＳ 明朝" w:hAnsi="ＭＳ 明朝"/>
        </w:rPr>
        <w:t>条（権利の帰属）</w:t>
      </w:r>
      <w:r w:rsidR="00BA3C40" w:rsidRPr="00C46679">
        <w:rPr>
          <w:rFonts w:ascii="ＭＳ 明朝" w:eastAsia="ＭＳ 明朝" w:hAnsi="ＭＳ 明朝" w:hint="eastAsia"/>
        </w:rPr>
        <w:t>、</w:t>
      </w:r>
      <w:r w:rsidR="00655EAD" w:rsidRPr="00C46679">
        <w:rPr>
          <w:rFonts w:ascii="ＭＳ 明朝" w:eastAsia="ＭＳ 明朝" w:hAnsi="ＭＳ 明朝"/>
        </w:rPr>
        <w:t>第1</w:t>
      </w:r>
      <w:r w:rsidR="00BA47F9">
        <w:rPr>
          <w:rFonts w:ascii="ＭＳ 明朝" w:eastAsia="ＭＳ 明朝" w:hAnsi="ＭＳ 明朝"/>
        </w:rPr>
        <w:t>1</w:t>
      </w:r>
      <w:r w:rsidR="00655EAD" w:rsidRPr="00C46679">
        <w:rPr>
          <w:rFonts w:ascii="ＭＳ 明朝" w:eastAsia="ＭＳ 明朝" w:hAnsi="ＭＳ 明朝"/>
        </w:rPr>
        <w:t xml:space="preserve"> 条（保証）</w:t>
      </w:r>
      <w:r w:rsidR="00BA3C40" w:rsidRPr="00C46679">
        <w:rPr>
          <w:rFonts w:ascii="ＭＳ 明朝" w:eastAsia="ＭＳ 明朝" w:hAnsi="ＭＳ 明朝" w:hint="eastAsia"/>
        </w:rPr>
        <w:t>、</w:t>
      </w:r>
      <w:r w:rsidR="00655EAD" w:rsidRPr="00C46679">
        <w:rPr>
          <w:rFonts w:ascii="ＭＳ 明朝" w:eastAsia="ＭＳ 明朝" w:hAnsi="ＭＳ 明朝"/>
        </w:rPr>
        <w:t>第1</w:t>
      </w:r>
      <w:r w:rsidR="00BA47F9">
        <w:rPr>
          <w:rFonts w:ascii="ＭＳ 明朝" w:eastAsia="ＭＳ 明朝" w:hAnsi="ＭＳ 明朝"/>
        </w:rPr>
        <w:t>3</w:t>
      </w:r>
      <w:r w:rsidR="00655EAD" w:rsidRPr="00C46679">
        <w:rPr>
          <w:rFonts w:ascii="ＭＳ 明朝" w:eastAsia="ＭＳ 明朝" w:hAnsi="ＭＳ 明朝"/>
        </w:rPr>
        <w:t xml:space="preserve"> 条（秘密保持）</w:t>
      </w:r>
      <w:r w:rsidR="00BA3C40" w:rsidRPr="00C46679">
        <w:rPr>
          <w:rFonts w:ascii="ＭＳ 明朝" w:eastAsia="ＭＳ 明朝" w:hAnsi="ＭＳ 明朝" w:hint="eastAsia"/>
        </w:rPr>
        <w:t>、</w:t>
      </w:r>
      <w:r w:rsidR="00655EAD" w:rsidRPr="00C46679">
        <w:rPr>
          <w:rFonts w:ascii="ＭＳ 明朝" w:eastAsia="ＭＳ 明朝" w:hAnsi="ＭＳ 明朝"/>
        </w:rPr>
        <w:t>第1</w:t>
      </w:r>
      <w:r w:rsidR="00BA47F9">
        <w:rPr>
          <w:rFonts w:ascii="ＭＳ 明朝" w:eastAsia="ＭＳ 明朝" w:hAnsi="ＭＳ 明朝"/>
        </w:rPr>
        <w:t>5</w:t>
      </w:r>
      <w:r w:rsidR="00655EAD" w:rsidRPr="00C46679">
        <w:rPr>
          <w:rFonts w:ascii="ＭＳ 明朝" w:eastAsia="ＭＳ 明朝" w:hAnsi="ＭＳ 明朝"/>
        </w:rPr>
        <w:t xml:space="preserve"> 条（損害賠償）、本条項、第 1</w:t>
      </w:r>
      <w:r w:rsidR="00BA47F9">
        <w:rPr>
          <w:rFonts w:ascii="ＭＳ 明朝" w:eastAsia="ＭＳ 明朝" w:hAnsi="ＭＳ 明朝"/>
        </w:rPr>
        <w:t>8</w:t>
      </w:r>
      <w:r w:rsidR="00655EAD" w:rsidRPr="00C46679">
        <w:rPr>
          <w:rFonts w:ascii="ＭＳ 明朝" w:eastAsia="ＭＳ 明朝" w:hAnsi="ＭＳ 明朝"/>
        </w:rPr>
        <w:t xml:space="preserve"> 条（契約の解除）第 3 項、第 1</w:t>
      </w:r>
      <w:r w:rsidR="00BA47F9">
        <w:rPr>
          <w:rFonts w:ascii="ＭＳ 明朝" w:eastAsia="ＭＳ 明朝" w:hAnsi="ＭＳ 明朝"/>
        </w:rPr>
        <w:t>9</w:t>
      </w:r>
      <w:r w:rsidR="00655EAD" w:rsidRPr="00C46679">
        <w:rPr>
          <w:rFonts w:ascii="ＭＳ 明朝" w:eastAsia="ＭＳ 明朝" w:hAnsi="ＭＳ 明朝"/>
        </w:rPr>
        <w:t xml:space="preserve"> 条（反社会的勢力の排除）乃至第 2</w:t>
      </w:r>
      <w:r w:rsidR="00BA47F9">
        <w:rPr>
          <w:rFonts w:ascii="ＭＳ 明朝" w:eastAsia="ＭＳ 明朝" w:hAnsi="ＭＳ 明朝"/>
        </w:rPr>
        <w:t>3</w:t>
      </w:r>
      <w:r w:rsidR="00655EAD" w:rsidRPr="00C46679">
        <w:rPr>
          <w:rFonts w:ascii="ＭＳ 明朝" w:eastAsia="ＭＳ 明朝" w:hAnsi="ＭＳ 明朝"/>
        </w:rPr>
        <w:t xml:space="preserve"> 条（協議）の各規定は、本契約終了後もその効力を有するものとする。</w:t>
      </w:r>
    </w:p>
    <w:p w14:paraId="503BA5C3" w14:textId="77777777" w:rsidR="009D5123" w:rsidRPr="00C46679" w:rsidRDefault="009D5123" w:rsidP="00BB0383">
      <w:pPr>
        <w:pStyle w:val="a3"/>
        <w:ind w:leftChars="0" w:left="0"/>
        <w:rPr>
          <w:rFonts w:ascii="ＭＳ 明朝" w:eastAsia="ＭＳ 明朝" w:hAnsi="ＭＳ 明朝"/>
        </w:rPr>
      </w:pPr>
    </w:p>
    <w:p w14:paraId="53344024" w14:textId="00943285"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8</w:t>
      </w:r>
      <w:r w:rsidRPr="00C46679">
        <w:rPr>
          <w:rFonts w:ascii="ＭＳ 明朝" w:eastAsia="ＭＳ 明朝" w:hAnsi="ＭＳ 明朝"/>
        </w:rPr>
        <w:t xml:space="preserve"> 条（契約の解除）</w:t>
      </w:r>
    </w:p>
    <w:p w14:paraId="4E4B62FB" w14:textId="27DE29FF" w:rsidR="000225E9" w:rsidRDefault="002A1929" w:rsidP="000225E9">
      <w:pPr>
        <w:ind w:leftChars="100" w:left="630" w:hangingChars="200" w:hanging="420"/>
        <w:rPr>
          <w:rFonts w:ascii="ＭＳ 明朝" w:eastAsia="ＭＳ 明朝" w:hAnsi="ＭＳ 明朝"/>
        </w:rPr>
      </w:pPr>
      <w:r>
        <w:rPr>
          <w:rFonts w:ascii="ＭＳ 明朝" w:eastAsia="ＭＳ 明朝" w:hAnsi="ＭＳ 明朝" w:hint="eastAsia"/>
        </w:rPr>
        <w:t>1.</w:t>
      </w:r>
      <w:r w:rsidR="000225E9">
        <w:rPr>
          <w:rFonts w:ascii="ＭＳ 明朝" w:eastAsia="ＭＳ 明朝" w:hAnsi="ＭＳ 明朝" w:hint="eastAsia"/>
        </w:rPr>
        <w:t xml:space="preserve">　</w:t>
      </w:r>
      <w:r w:rsidR="00655EAD" w:rsidRPr="00C46679">
        <w:rPr>
          <w:rFonts w:ascii="ＭＳ 明朝" w:eastAsia="ＭＳ 明朝" w:hAnsi="ＭＳ 明朝"/>
        </w:rPr>
        <w:t>本契約の当事者は、相手方が本契約</w:t>
      </w:r>
      <w:r w:rsidR="000034D6">
        <w:rPr>
          <w:rFonts w:ascii="ＭＳ 明朝" w:eastAsia="ＭＳ 明朝" w:hAnsi="ＭＳ 明朝" w:hint="eastAsia"/>
        </w:rPr>
        <w:t>又は個別契約</w:t>
      </w:r>
      <w:r w:rsidR="00655EAD" w:rsidRPr="00C46679">
        <w:rPr>
          <w:rFonts w:ascii="ＭＳ 明朝" w:eastAsia="ＭＳ 明朝" w:hAnsi="ＭＳ 明朝"/>
        </w:rPr>
        <w:t>上の義務に違反し、相当期間を定めて催告したにもかかわらず、当該期間内に</w:t>
      </w:r>
      <w:del w:id="2" w:author="Yamada (LDH)" w:date="2023-11-16T10:10:00Z">
        <w:r w:rsidR="00655EAD" w:rsidRPr="00C46679" w:rsidDel="00061BF6">
          <w:rPr>
            <w:rFonts w:ascii="ＭＳ 明朝" w:eastAsia="ＭＳ 明朝" w:hAnsi="ＭＳ 明朝"/>
          </w:rPr>
          <w:delText>達反</w:delText>
        </w:r>
      </w:del>
      <w:ins w:id="3" w:author="Yamada (LDH)" w:date="2023-11-16T10:10:00Z">
        <w:r w:rsidR="00061BF6">
          <w:rPr>
            <w:rFonts w:ascii="ＭＳ 明朝" w:eastAsia="ＭＳ 明朝" w:hAnsi="ＭＳ 明朝" w:hint="eastAsia"/>
          </w:rPr>
          <w:t>違反</w:t>
        </w:r>
      </w:ins>
      <w:r w:rsidR="00655EAD" w:rsidRPr="00C46679">
        <w:rPr>
          <w:rFonts w:ascii="ＭＳ 明朝" w:eastAsia="ＭＳ 明朝" w:hAnsi="ＭＳ 明朝"/>
        </w:rPr>
        <w:t>が是正されなかった場合には、本契約</w:t>
      </w:r>
      <w:r w:rsidR="000034D6">
        <w:rPr>
          <w:rFonts w:ascii="ＭＳ 明朝" w:eastAsia="ＭＳ 明朝" w:hAnsi="ＭＳ 明朝" w:hint="eastAsia"/>
        </w:rPr>
        <w:t>又は個別契約</w:t>
      </w:r>
      <w:r w:rsidR="00655EAD" w:rsidRPr="00C46679">
        <w:rPr>
          <w:rFonts w:ascii="ＭＳ 明朝" w:eastAsia="ＭＳ 明朝" w:hAnsi="ＭＳ 明朝"/>
        </w:rPr>
        <w:t>の全部又は一部を解除することができる。</w:t>
      </w:r>
    </w:p>
    <w:p w14:paraId="504A4C83" w14:textId="419155D3" w:rsidR="00655EAD" w:rsidRPr="00C46679" w:rsidRDefault="009E4287" w:rsidP="00BB0383">
      <w:pPr>
        <w:ind w:leftChars="100" w:left="630" w:hangingChars="200" w:hanging="420"/>
        <w:rPr>
          <w:rFonts w:ascii="ＭＳ 明朝" w:eastAsia="ＭＳ 明朝" w:hAnsi="ＭＳ 明朝"/>
        </w:rPr>
      </w:pPr>
      <w:r w:rsidRPr="00C46679">
        <w:rPr>
          <w:rFonts w:ascii="ＭＳ 明朝" w:eastAsia="ＭＳ 明朝" w:hAnsi="ＭＳ 明朝"/>
        </w:rPr>
        <w:t>2.</w:t>
      </w:r>
      <w:r w:rsidR="002A1929">
        <w:rPr>
          <w:rFonts w:ascii="ＭＳ 明朝" w:eastAsia="ＭＳ 明朝" w:hAnsi="ＭＳ 明朝" w:hint="eastAsia"/>
        </w:rPr>
        <w:t xml:space="preserve">　</w:t>
      </w:r>
      <w:r w:rsidR="00655EAD" w:rsidRPr="00C46679">
        <w:rPr>
          <w:rFonts w:ascii="ＭＳ 明朝" w:eastAsia="ＭＳ 明朝" w:hAnsi="ＭＳ 明朝"/>
        </w:rPr>
        <w:t>本契約の当事者は、相手方が次の各号のいずれかに該当する場合、何らの催告を要することなく、直ちに本契約</w:t>
      </w:r>
      <w:r w:rsidR="000034D6">
        <w:rPr>
          <w:rFonts w:ascii="ＭＳ 明朝" w:eastAsia="ＭＳ 明朝" w:hAnsi="ＭＳ 明朝" w:hint="eastAsia"/>
        </w:rPr>
        <w:t>及び又は個別契約</w:t>
      </w:r>
      <w:r w:rsidR="00655EAD" w:rsidRPr="00C46679">
        <w:rPr>
          <w:rFonts w:ascii="ＭＳ 明朝" w:eastAsia="ＭＳ 明朝" w:hAnsi="ＭＳ 明朝"/>
        </w:rPr>
        <w:t>を解除することができる。</w:t>
      </w:r>
    </w:p>
    <w:p w14:paraId="4D662331" w14:textId="52B31DA9" w:rsidR="00655EAD" w:rsidRPr="00C46679" w:rsidRDefault="00655EAD" w:rsidP="00BB0383">
      <w:pPr>
        <w:tabs>
          <w:tab w:val="left" w:pos="630"/>
        </w:tabs>
        <w:ind w:firstLineChars="300" w:firstLine="630"/>
        <w:rPr>
          <w:rFonts w:ascii="ＭＳ 明朝" w:eastAsia="ＭＳ 明朝" w:hAnsi="ＭＳ 明朝"/>
        </w:rPr>
      </w:pPr>
      <w:r w:rsidRPr="00C46679">
        <w:rPr>
          <w:rFonts w:ascii="ＭＳ 明朝" w:eastAsia="ＭＳ 明朝" w:hAnsi="ＭＳ 明朝"/>
        </w:rPr>
        <w:t>(1)</w:t>
      </w:r>
      <w:r w:rsidR="000225E9">
        <w:rPr>
          <w:rFonts w:ascii="ＭＳ 明朝" w:eastAsia="ＭＳ 明朝" w:hAnsi="ＭＳ 明朝" w:hint="eastAsia"/>
        </w:rPr>
        <w:t xml:space="preserve">　</w:t>
      </w:r>
      <w:r w:rsidRPr="00C46679">
        <w:rPr>
          <w:rFonts w:ascii="ＭＳ 明朝" w:eastAsia="ＭＳ 明朝" w:hAnsi="ＭＳ 明朝"/>
        </w:rPr>
        <w:t>監督官庁より営業の取消し、停止等の処分を受けたとき</w:t>
      </w:r>
    </w:p>
    <w:p w14:paraId="6260F454" w14:textId="70EF0A7E" w:rsidR="00655EAD" w:rsidRPr="00C46679" w:rsidRDefault="00655EAD" w:rsidP="00BB0383">
      <w:pPr>
        <w:ind w:leftChars="300" w:left="1134" w:hangingChars="240" w:hanging="504"/>
        <w:rPr>
          <w:rFonts w:ascii="ＭＳ 明朝" w:eastAsia="ＭＳ 明朝" w:hAnsi="ＭＳ 明朝"/>
        </w:rPr>
      </w:pPr>
      <w:r w:rsidRPr="00C46679">
        <w:rPr>
          <w:rFonts w:ascii="ＭＳ 明朝" w:eastAsia="ＭＳ 明朝" w:hAnsi="ＭＳ 明朝"/>
        </w:rPr>
        <w:t>(2)</w:t>
      </w:r>
      <w:r w:rsidR="000225E9">
        <w:rPr>
          <w:rFonts w:ascii="ＭＳ 明朝" w:eastAsia="ＭＳ 明朝" w:hAnsi="ＭＳ 明朝" w:hint="eastAsia"/>
        </w:rPr>
        <w:t xml:space="preserve">　</w:t>
      </w:r>
      <w:r w:rsidRPr="00C46679">
        <w:rPr>
          <w:rFonts w:ascii="ＭＳ 明朝" w:eastAsia="ＭＳ 明朝" w:hAnsi="ＭＳ 明朝"/>
        </w:rPr>
        <w:t>支払停止若しくは支払不能の状態に陥ったとき、又は手形交換所から警告若</w:t>
      </w:r>
      <w:r w:rsidR="000225E9">
        <w:rPr>
          <w:rFonts w:ascii="ＭＳ 明朝" w:eastAsia="ＭＳ 明朝" w:hAnsi="ＭＳ 明朝" w:hint="eastAsia"/>
        </w:rPr>
        <w:t>し</w:t>
      </w:r>
      <w:r w:rsidRPr="00C46679">
        <w:rPr>
          <w:rFonts w:ascii="ＭＳ 明朝" w:eastAsia="ＭＳ 明朝" w:hAnsi="ＭＳ 明朝"/>
        </w:rPr>
        <w:t>くは不渡処分を受けたとき</w:t>
      </w:r>
    </w:p>
    <w:p w14:paraId="3C8A1913" w14:textId="1D727179" w:rsidR="00655EAD" w:rsidRPr="00C46679" w:rsidRDefault="00655EAD" w:rsidP="00BB0383">
      <w:pPr>
        <w:ind w:leftChars="300" w:left="1155" w:hangingChars="250" w:hanging="525"/>
        <w:rPr>
          <w:rFonts w:ascii="ＭＳ 明朝" w:eastAsia="ＭＳ 明朝" w:hAnsi="ＭＳ 明朝"/>
        </w:rPr>
      </w:pPr>
      <w:r w:rsidRPr="00C46679">
        <w:rPr>
          <w:rFonts w:ascii="ＭＳ 明朝" w:eastAsia="ＭＳ 明朝" w:hAnsi="ＭＳ 明朝"/>
        </w:rPr>
        <w:t>(3)</w:t>
      </w:r>
      <w:r w:rsidR="002A1929">
        <w:rPr>
          <w:rFonts w:ascii="ＭＳ 明朝" w:eastAsia="ＭＳ 明朝" w:hAnsi="ＭＳ 明朝" w:hint="eastAsia"/>
        </w:rPr>
        <w:t xml:space="preserve">　</w:t>
      </w:r>
      <w:r w:rsidRPr="00C46679">
        <w:rPr>
          <w:rFonts w:ascii="ＭＳ 明朝" w:eastAsia="ＭＳ 明朝" w:hAnsi="ＭＳ 明朝"/>
        </w:rPr>
        <w:t>信用資力の著しい低下があったとき、又はこれに影響を及ぼす営業上の重要な 変更があったとき</w:t>
      </w:r>
    </w:p>
    <w:p w14:paraId="18F0D096" w14:textId="4A77DF6F" w:rsidR="00655EAD" w:rsidRPr="00C46679" w:rsidRDefault="00655EAD" w:rsidP="00BB0383">
      <w:pPr>
        <w:ind w:leftChars="300" w:left="1155" w:hangingChars="250" w:hanging="525"/>
        <w:rPr>
          <w:rFonts w:ascii="ＭＳ 明朝" w:eastAsia="ＭＳ 明朝" w:hAnsi="ＭＳ 明朝"/>
        </w:rPr>
      </w:pPr>
      <w:r w:rsidRPr="00C46679">
        <w:rPr>
          <w:rFonts w:ascii="ＭＳ 明朝" w:eastAsia="ＭＳ 明朝" w:hAnsi="ＭＳ 明朝"/>
        </w:rPr>
        <w:t>(4)</w:t>
      </w:r>
      <w:r w:rsidR="002A1929">
        <w:rPr>
          <w:rFonts w:ascii="ＭＳ 明朝" w:eastAsia="ＭＳ 明朝" w:hAnsi="ＭＳ 明朝" w:hint="eastAsia"/>
        </w:rPr>
        <w:t xml:space="preserve">　</w:t>
      </w:r>
      <w:r w:rsidRPr="00C46679">
        <w:rPr>
          <w:rFonts w:ascii="ＭＳ 明朝" w:eastAsia="ＭＳ 明朝" w:hAnsi="ＭＳ 明朝"/>
        </w:rPr>
        <w:t>第三者より差押え、仮差押え、仮処分、その他強制執行若しくは競売の申立て、又は公租公課の滞納処分を受けたとき</w:t>
      </w:r>
    </w:p>
    <w:p w14:paraId="697EC66F" w14:textId="30F1BD67" w:rsidR="00655EAD" w:rsidRPr="00C46679" w:rsidRDefault="00655EAD" w:rsidP="00BB0383">
      <w:pPr>
        <w:ind w:leftChars="300" w:left="1155" w:hangingChars="250" w:hanging="525"/>
        <w:rPr>
          <w:rFonts w:ascii="ＭＳ 明朝" w:eastAsia="ＭＳ 明朝" w:hAnsi="ＭＳ 明朝"/>
        </w:rPr>
      </w:pPr>
      <w:r w:rsidRPr="00C46679">
        <w:rPr>
          <w:rFonts w:ascii="ＭＳ 明朝" w:eastAsia="ＭＳ 明朝" w:hAnsi="ＭＳ 明朝"/>
        </w:rPr>
        <w:t>(5)</w:t>
      </w:r>
      <w:r w:rsidR="002A1929">
        <w:rPr>
          <w:rFonts w:ascii="ＭＳ 明朝" w:eastAsia="ＭＳ 明朝" w:hAnsi="ＭＳ 明朝" w:hint="eastAsia"/>
        </w:rPr>
        <w:t xml:space="preserve">　</w:t>
      </w:r>
      <w:r w:rsidRPr="00C46679">
        <w:rPr>
          <w:rFonts w:ascii="ＭＳ 明朝" w:eastAsia="ＭＳ 明朝" w:hAnsi="ＭＳ 明朝"/>
        </w:rPr>
        <w:t>破産手続開始、民事再生手続開始、会社更生手続開始、その他これに類する倒産手続開始の申立てを行い、又は第三者によってかかる申立てがなされたとき</w:t>
      </w:r>
    </w:p>
    <w:p w14:paraId="3F8F7627" w14:textId="44FBD7BB" w:rsidR="00655EAD" w:rsidRPr="00C46679" w:rsidRDefault="00655EAD" w:rsidP="00BE2257">
      <w:pPr>
        <w:ind w:firstLineChars="300" w:firstLine="630"/>
        <w:rPr>
          <w:rFonts w:ascii="ＭＳ 明朝" w:eastAsia="ＭＳ 明朝" w:hAnsi="ＭＳ 明朝"/>
        </w:rPr>
      </w:pPr>
      <w:r w:rsidRPr="00C46679">
        <w:rPr>
          <w:rFonts w:ascii="ＭＳ 明朝" w:eastAsia="ＭＳ 明朝" w:hAnsi="ＭＳ 明朝"/>
        </w:rPr>
        <w:t>(6)</w:t>
      </w:r>
      <w:r w:rsidR="002A1929">
        <w:rPr>
          <w:rFonts w:ascii="ＭＳ 明朝" w:eastAsia="ＭＳ 明朝" w:hAnsi="ＭＳ 明朝" w:hint="eastAsia"/>
        </w:rPr>
        <w:t xml:space="preserve">　</w:t>
      </w:r>
      <w:r w:rsidRPr="00C46679">
        <w:rPr>
          <w:rFonts w:ascii="ＭＳ 明朝" w:eastAsia="ＭＳ 明朝" w:hAnsi="ＭＳ 明朝"/>
        </w:rPr>
        <w:t>解散の決議をしたとき</w:t>
      </w:r>
    </w:p>
    <w:p w14:paraId="7DB48A3C" w14:textId="3F53D3F5" w:rsidR="00655EAD" w:rsidRPr="00C46679" w:rsidRDefault="00655EAD" w:rsidP="00BB0383">
      <w:pPr>
        <w:ind w:leftChars="300" w:left="1155" w:hangingChars="250" w:hanging="525"/>
        <w:rPr>
          <w:rFonts w:ascii="ＭＳ 明朝" w:eastAsia="ＭＳ 明朝" w:hAnsi="ＭＳ 明朝"/>
        </w:rPr>
      </w:pPr>
      <w:r w:rsidRPr="00C46679">
        <w:rPr>
          <w:rFonts w:ascii="ＭＳ 明朝" w:eastAsia="ＭＳ 明朝" w:hAnsi="ＭＳ 明朝"/>
        </w:rPr>
        <w:t>(7)</w:t>
      </w:r>
      <w:r w:rsidR="002A1929">
        <w:rPr>
          <w:rFonts w:ascii="ＭＳ 明朝" w:eastAsia="ＭＳ 明朝" w:hAnsi="ＭＳ 明朝" w:hint="eastAsia"/>
        </w:rPr>
        <w:t xml:space="preserve">　</w:t>
      </w:r>
      <w:r w:rsidRPr="00C46679">
        <w:rPr>
          <w:rFonts w:ascii="ＭＳ 明朝" w:eastAsia="ＭＳ 明朝" w:hAnsi="ＭＳ 明朝"/>
        </w:rPr>
        <w:t>会社組織、業態又は支配権の変更等、</w:t>
      </w:r>
      <w:r w:rsidR="0002285C">
        <w:rPr>
          <w:rFonts w:ascii="ＭＳ 明朝" w:eastAsia="ＭＳ 明朝" w:hAnsi="ＭＳ 明朝" w:hint="eastAsia"/>
        </w:rPr>
        <w:t>経</w:t>
      </w:r>
      <w:r w:rsidRPr="00C46679">
        <w:rPr>
          <w:rFonts w:ascii="ＭＳ 明朝" w:eastAsia="ＭＳ 明朝" w:hAnsi="ＭＳ 明朝"/>
        </w:rPr>
        <w:t>営に重大な影響を及ぼす行為があったとき</w:t>
      </w:r>
    </w:p>
    <w:p w14:paraId="30B72E6A" w14:textId="0DF72F3B" w:rsidR="009E4287" w:rsidRPr="00C46679" w:rsidRDefault="00655EAD" w:rsidP="00BB0383">
      <w:pPr>
        <w:ind w:leftChars="300" w:left="1155" w:hangingChars="250" w:hanging="525"/>
        <w:rPr>
          <w:rFonts w:ascii="ＭＳ 明朝" w:eastAsia="ＭＳ 明朝" w:hAnsi="ＭＳ 明朝"/>
        </w:rPr>
      </w:pPr>
      <w:r w:rsidRPr="00C46679">
        <w:rPr>
          <w:rFonts w:ascii="ＭＳ 明朝" w:eastAsia="ＭＳ 明朝" w:hAnsi="ＭＳ 明朝"/>
        </w:rPr>
        <w:t>(8)</w:t>
      </w:r>
      <w:r w:rsidR="002A1929">
        <w:rPr>
          <w:rFonts w:ascii="ＭＳ 明朝" w:eastAsia="ＭＳ 明朝" w:hAnsi="ＭＳ 明朝" w:hint="eastAsia"/>
        </w:rPr>
        <w:t xml:space="preserve">　</w:t>
      </w:r>
      <w:r w:rsidRPr="00C46679">
        <w:rPr>
          <w:rFonts w:ascii="ＭＳ 明朝" w:eastAsia="ＭＳ 明朝" w:hAnsi="ＭＳ 明朝"/>
        </w:rPr>
        <w:t>その他本契約の遂行に著しい困難を生じ、又はそのおそれが認め</w:t>
      </w:r>
      <w:r w:rsidR="009E4287" w:rsidRPr="00C46679">
        <w:rPr>
          <w:rFonts w:ascii="ＭＳ 明朝" w:eastAsia="ＭＳ 明朝" w:hAnsi="ＭＳ 明朝" w:hint="eastAsia"/>
        </w:rPr>
        <w:t>ら</w:t>
      </w:r>
      <w:r w:rsidRPr="00C46679">
        <w:rPr>
          <w:rFonts w:ascii="ＭＳ 明朝" w:eastAsia="ＭＳ 明朝" w:hAnsi="ＭＳ 明朝"/>
        </w:rPr>
        <w:t>れる相当の理由があるとき</w:t>
      </w:r>
      <w:r w:rsidR="009E4287" w:rsidRPr="00C46679">
        <w:rPr>
          <w:rFonts w:ascii="ＭＳ 明朝" w:eastAsia="ＭＳ 明朝" w:hAnsi="ＭＳ 明朝"/>
        </w:rPr>
        <w:t xml:space="preserve"> </w:t>
      </w:r>
    </w:p>
    <w:p w14:paraId="0BA1273F" w14:textId="29B04C0B" w:rsidR="00BA3C40" w:rsidRPr="00C46679" w:rsidRDefault="002A1929" w:rsidP="00BB0383">
      <w:pPr>
        <w:ind w:leftChars="100" w:left="630" w:hangingChars="200" w:hanging="420"/>
        <w:rPr>
          <w:rFonts w:ascii="ＭＳ 明朝" w:eastAsia="ＭＳ 明朝" w:hAnsi="ＭＳ 明朝"/>
        </w:rPr>
      </w:pPr>
      <w:r>
        <w:rPr>
          <w:rFonts w:ascii="ＭＳ 明朝" w:eastAsia="ＭＳ 明朝" w:hAnsi="ＭＳ 明朝" w:hint="eastAsia"/>
        </w:rPr>
        <w:t xml:space="preserve">3.　</w:t>
      </w:r>
      <w:r w:rsidR="00655EAD" w:rsidRPr="00C46679">
        <w:rPr>
          <w:rFonts w:ascii="ＭＳ 明朝" w:eastAsia="ＭＳ 明朝" w:hAnsi="ＭＳ 明朝"/>
        </w:rPr>
        <w:t>本条に基づき解除権を行使した当事者は、違反当事者に対する損害賠償請求を妨げられない。</w:t>
      </w:r>
    </w:p>
    <w:p w14:paraId="6FA9A72E" w14:textId="77777777" w:rsidR="00C46679" w:rsidRPr="00C46679" w:rsidRDefault="00C46679" w:rsidP="00BE2257">
      <w:pPr>
        <w:rPr>
          <w:rFonts w:ascii="ＭＳ 明朝" w:eastAsia="ＭＳ 明朝" w:hAnsi="ＭＳ 明朝"/>
        </w:rPr>
      </w:pPr>
    </w:p>
    <w:p w14:paraId="07D450D0" w14:textId="5062D96E"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1</w:t>
      </w:r>
      <w:r w:rsidR="00BA47F9">
        <w:rPr>
          <w:rFonts w:ascii="ＭＳ 明朝" w:eastAsia="ＭＳ 明朝" w:hAnsi="ＭＳ 明朝"/>
        </w:rPr>
        <w:t>9</w:t>
      </w:r>
      <w:r w:rsidRPr="00C46679">
        <w:rPr>
          <w:rFonts w:ascii="ＭＳ 明朝" w:eastAsia="ＭＳ 明朝" w:hAnsi="ＭＳ 明朝"/>
        </w:rPr>
        <w:t xml:space="preserve"> 条</w:t>
      </w:r>
      <w:bookmarkStart w:id="4" w:name="_Hlk97646865"/>
      <w:r w:rsidRPr="00C46679">
        <w:rPr>
          <w:rFonts w:ascii="ＭＳ 明朝" w:eastAsia="ＭＳ 明朝" w:hAnsi="ＭＳ 明朝"/>
        </w:rPr>
        <w:t>（反社会的勢力の排除）</w:t>
      </w:r>
    </w:p>
    <w:p w14:paraId="5FA2FB42" w14:textId="2B600E9C" w:rsidR="00655EAD" w:rsidRPr="00C46679" w:rsidRDefault="00C0291E" w:rsidP="00BB0383">
      <w:pPr>
        <w:pStyle w:val="a3"/>
        <w:ind w:leftChars="100" w:left="630" w:hangingChars="200" w:hanging="420"/>
        <w:rPr>
          <w:rFonts w:ascii="ＭＳ 明朝" w:eastAsia="ＭＳ 明朝" w:hAnsi="ＭＳ 明朝"/>
        </w:rPr>
      </w:pPr>
      <w:r>
        <w:rPr>
          <w:rFonts w:ascii="ＭＳ 明朝" w:eastAsia="ＭＳ 明朝" w:hAnsi="ＭＳ 明朝" w:hint="eastAsia"/>
        </w:rPr>
        <w:t xml:space="preserve">1.　</w:t>
      </w:r>
      <w:r w:rsidR="00655EAD" w:rsidRPr="00C46679">
        <w:rPr>
          <w:rFonts w:ascii="ＭＳ 明朝" w:eastAsia="ＭＳ 明朝" w:hAnsi="ＭＳ 明朝"/>
        </w:rPr>
        <w:t>本契約の当事者（本契約の当事者が法人の場合は、代表者、役員又は実質的に経営を 支配する者）は、現在、暴力団、暴力団員、暴力団員でなくなったときから</w:t>
      </w:r>
      <w:r w:rsidR="00F93E97">
        <w:rPr>
          <w:rFonts w:ascii="ＭＳ 明朝" w:eastAsia="ＭＳ 明朝" w:hAnsi="ＭＳ 明朝" w:hint="eastAsia"/>
        </w:rPr>
        <w:t>5</w:t>
      </w:r>
      <w:r w:rsidR="00655EAD" w:rsidRPr="00C46679">
        <w:rPr>
          <w:rFonts w:ascii="ＭＳ 明朝" w:eastAsia="ＭＳ 明朝" w:hAnsi="ＭＳ 明朝"/>
        </w:rPr>
        <w:t>年を経過しない者、暴力団準</w:t>
      </w:r>
      <w:del w:id="5" w:author="Yamada (LDH)" w:date="2023-11-16T10:10:00Z">
        <w:r w:rsidR="00655EAD" w:rsidRPr="00C46679" w:rsidDel="00061BF6">
          <w:rPr>
            <w:rFonts w:ascii="ＭＳ 明朝" w:eastAsia="ＭＳ 明朝" w:hAnsi="ＭＳ 明朝"/>
          </w:rPr>
          <w:delText>備</w:delText>
        </w:r>
      </w:del>
      <w:r w:rsidR="00655EAD" w:rsidRPr="00C46679">
        <w:rPr>
          <w:rFonts w:ascii="ＭＳ 明朝" w:eastAsia="ＭＳ 明朝" w:hAnsi="ＭＳ 明朝"/>
        </w:rPr>
        <w:t>構成員、暴力団関係企業、総会屋等、社会運動等標榜ゴロ又は特殊知能暴力集団等、その他これらに準ずる者（以下、これらを「暴力団員等」という）に該当しないこと、及び次の各号のいずれにも該当しないことを表明し、かつ将来にわたっても該当しないことを表明し、保証する。</w:t>
      </w:r>
    </w:p>
    <w:p w14:paraId="0A8E0EE9" w14:textId="1F1D39BC" w:rsidR="00655EAD" w:rsidRPr="00C46679" w:rsidRDefault="00655EAD" w:rsidP="00BB0383">
      <w:pPr>
        <w:ind w:leftChars="300" w:left="630"/>
        <w:rPr>
          <w:rFonts w:ascii="ＭＳ 明朝" w:eastAsia="ＭＳ 明朝" w:hAnsi="ＭＳ 明朝"/>
        </w:rPr>
      </w:pPr>
      <w:r w:rsidRPr="00C46679">
        <w:rPr>
          <w:rFonts w:ascii="ＭＳ 明朝" w:eastAsia="ＭＳ 明朝" w:hAnsi="ＭＳ 明朝"/>
        </w:rPr>
        <w:t>(1)</w:t>
      </w:r>
      <w:r w:rsidR="00C0291E">
        <w:rPr>
          <w:rFonts w:ascii="ＭＳ 明朝" w:eastAsia="ＭＳ 明朝" w:hAnsi="ＭＳ 明朝" w:hint="eastAsia"/>
        </w:rPr>
        <w:t xml:space="preserve">　</w:t>
      </w:r>
      <w:r w:rsidRPr="00C46679">
        <w:rPr>
          <w:rFonts w:ascii="ＭＳ 明朝" w:eastAsia="ＭＳ 明朝" w:hAnsi="ＭＳ 明朝"/>
        </w:rPr>
        <w:t>暴力団員等が経営を支配していると認められる関係を有すること</w:t>
      </w:r>
    </w:p>
    <w:p w14:paraId="06DEC4C2" w14:textId="3F3CAA94" w:rsidR="00655EAD" w:rsidRPr="00C46679" w:rsidRDefault="00655EAD" w:rsidP="00BB0383">
      <w:pPr>
        <w:ind w:leftChars="300" w:left="630"/>
        <w:rPr>
          <w:rFonts w:ascii="ＭＳ 明朝" w:eastAsia="ＭＳ 明朝" w:hAnsi="ＭＳ 明朝"/>
        </w:rPr>
      </w:pPr>
      <w:r w:rsidRPr="00C46679">
        <w:rPr>
          <w:rFonts w:ascii="ＭＳ 明朝" w:eastAsia="ＭＳ 明朝" w:hAnsi="ＭＳ 明朝"/>
        </w:rPr>
        <w:t>(2)</w:t>
      </w:r>
      <w:r w:rsidR="00C0291E">
        <w:rPr>
          <w:rFonts w:ascii="ＭＳ 明朝" w:eastAsia="ＭＳ 明朝" w:hAnsi="ＭＳ 明朝" w:hint="eastAsia"/>
        </w:rPr>
        <w:t xml:space="preserve">　</w:t>
      </w:r>
      <w:r w:rsidRPr="00C46679">
        <w:rPr>
          <w:rFonts w:ascii="ＭＳ 明朝" w:eastAsia="ＭＳ 明朝" w:hAnsi="ＭＳ 明朝"/>
        </w:rPr>
        <w:t>暴力団員等が経営に実質的に関与していると認められる関係を有すること</w:t>
      </w:r>
    </w:p>
    <w:p w14:paraId="3AF98538" w14:textId="353A3ECD" w:rsidR="00655EAD" w:rsidRPr="00C46679" w:rsidRDefault="00655EAD" w:rsidP="00BB0383">
      <w:pPr>
        <w:ind w:leftChars="300" w:left="1155" w:hangingChars="250" w:hanging="525"/>
        <w:rPr>
          <w:rFonts w:ascii="ＭＳ 明朝" w:eastAsia="ＭＳ 明朝" w:hAnsi="ＭＳ 明朝"/>
        </w:rPr>
      </w:pPr>
      <w:r w:rsidRPr="00C46679">
        <w:rPr>
          <w:rFonts w:ascii="ＭＳ 明朝" w:eastAsia="ＭＳ 明朝" w:hAnsi="ＭＳ 明朝"/>
        </w:rPr>
        <w:t>(3)</w:t>
      </w:r>
      <w:r w:rsidR="00C0291E">
        <w:rPr>
          <w:rFonts w:ascii="ＭＳ 明朝" w:eastAsia="ＭＳ 明朝" w:hAnsi="ＭＳ 明朝" w:hint="eastAsia"/>
        </w:rPr>
        <w:t xml:space="preserve">　</w:t>
      </w:r>
      <w:r w:rsidRPr="00C46679">
        <w:rPr>
          <w:rFonts w:ascii="ＭＳ 明朝" w:eastAsia="ＭＳ 明朝" w:hAnsi="ＭＳ 明朝"/>
        </w:rPr>
        <w:t>自己、自社若しくは第三者の不正の利益を図る目的又は第三者に損害を加える</w:t>
      </w:r>
      <w:r w:rsidR="00C0291E">
        <w:rPr>
          <w:rFonts w:ascii="ＭＳ 明朝" w:eastAsia="ＭＳ 明朝" w:hAnsi="ＭＳ 明朝" w:hint="eastAsia"/>
        </w:rPr>
        <w:t xml:space="preserve">　　</w:t>
      </w:r>
      <w:r w:rsidR="00C0291E">
        <w:rPr>
          <w:rFonts w:ascii="ＭＳ 明朝" w:eastAsia="ＭＳ 明朝" w:hAnsi="ＭＳ 明朝" w:hint="eastAsia"/>
        </w:rPr>
        <w:lastRenderedPageBreak/>
        <w:t>目</w:t>
      </w:r>
      <w:r w:rsidRPr="00C46679">
        <w:rPr>
          <w:rFonts w:ascii="ＭＳ 明朝" w:eastAsia="ＭＳ 明朝" w:hAnsi="ＭＳ 明朝" w:hint="eastAsia"/>
        </w:rPr>
        <w:t>的をもってするなど、不当に暴力団員等を利用していると認められる関係を有すること</w:t>
      </w:r>
    </w:p>
    <w:p w14:paraId="5A8F7EEF" w14:textId="2AEF5C7A" w:rsidR="00655EAD" w:rsidRPr="00C46679" w:rsidRDefault="00655EAD" w:rsidP="00BB0383">
      <w:pPr>
        <w:ind w:leftChars="299" w:left="1132" w:hangingChars="240" w:hanging="504"/>
        <w:rPr>
          <w:rFonts w:ascii="ＭＳ 明朝" w:eastAsia="ＭＳ 明朝" w:hAnsi="ＭＳ 明朝"/>
        </w:rPr>
      </w:pPr>
      <w:r w:rsidRPr="00C46679">
        <w:rPr>
          <w:rFonts w:ascii="ＭＳ 明朝" w:eastAsia="ＭＳ 明朝" w:hAnsi="ＭＳ 明朝"/>
        </w:rPr>
        <w:t>(4)</w:t>
      </w:r>
      <w:r w:rsidR="00C0291E">
        <w:rPr>
          <w:rFonts w:ascii="ＭＳ 明朝" w:eastAsia="ＭＳ 明朝" w:hAnsi="ＭＳ 明朝" w:hint="eastAsia"/>
        </w:rPr>
        <w:t xml:space="preserve">　</w:t>
      </w:r>
      <w:r w:rsidRPr="00C46679">
        <w:rPr>
          <w:rFonts w:ascii="ＭＳ 明朝" w:eastAsia="ＭＳ 明朝" w:hAnsi="ＭＳ 明朝"/>
        </w:rPr>
        <w:t>暴力団員等に対して資金等を提供し、又は便宜を供与するなどの関与をして</w:t>
      </w:r>
      <w:r w:rsidR="00C0291E">
        <w:rPr>
          <w:rFonts w:ascii="ＭＳ 明朝" w:eastAsia="ＭＳ 明朝" w:hAnsi="ＭＳ 明朝" w:hint="eastAsia"/>
        </w:rPr>
        <w:t>い</w:t>
      </w:r>
      <w:r w:rsidRPr="00C46679">
        <w:rPr>
          <w:rFonts w:ascii="ＭＳ 明朝" w:eastAsia="ＭＳ 明朝" w:hAnsi="ＭＳ 明朝" w:hint="eastAsia"/>
        </w:rPr>
        <w:t>ると認められる関係を有すること</w:t>
      </w:r>
    </w:p>
    <w:p w14:paraId="41E279E1" w14:textId="3BBB737C" w:rsidR="00655EAD" w:rsidRDefault="00655EAD" w:rsidP="00C0291E">
      <w:pPr>
        <w:ind w:leftChars="300" w:left="1134" w:hangingChars="240" w:hanging="504"/>
        <w:rPr>
          <w:rFonts w:ascii="ＭＳ 明朝" w:eastAsia="ＭＳ 明朝" w:hAnsi="ＭＳ 明朝"/>
        </w:rPr>
      </w:pPr>
      <w:r w:rsidRPr="00C46679">
        <w:rPr>
          <w:rFonts w:ascii="ＭＳ 明朝" w:eastAsia="ＭＳ 明朝" w:hAnsi="ＭＳ 明朝"/>
        </w:rPr>
        <w:t>(5</w:t>
      </w:r>
      <w:r w:rsidR="006B02AB" w:rsidRPr="00C46679">
        <w:rPr>
          <w:rFonts w:ascii="ＭＳ 明朝" w:eastAsia="ＭＳ 明朝" w:hAnsi="ＭＳ 明朝"/>
        </w:rPr>
        <w:t>)</w:t>
      </w:r>
      <w:r w:rsidR="00C0291E">
        <w:rPr>
          <w:rFonts w:ascii="ＭＳ 明朝" w:eastAsia="ＭＳ 明朝" w:hAnsi="ＭＳ 明朝" w:hint="eastAsia"/>
        </w:rPr>
        <w:t xml:space="preserve">　</w:t>
      </w:r>
      <w:r w:rsidRPr="00C46679">
        <w:rPr>
          <w:rFonts w:ascii="ＭＳ 明朝" w:eastAsia="ＭＳ 明朝" w:hAnsi="ＭＳ 明朝"/>
        </w:rPr>
        <w:t>役員又は経営に実質的に関与している者が暴力団員等と社会的に非難されるべ</w:t>
      </w:r>
      <w:r w:rsidRPr="00C46679">
        <w:rPr>
          <w:rFonts w:ascii="ＭＳ 明朝" w:eastAsia="ＭＳ 明朝" w:hAnsi="ＭＳ 明朝" w:hint="eastAsia"/>
        </w:rPr>
        <w:t>き関係を有すること</w:t>
      </w:r>
    </w:p>
    <w:p w14:paraId="17FF015B" w14:textId="214A3A9C"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2.</w:t>
      </w:r>
      <w:r w:rsidR="00C0291E">
        <w:rPr>
          <w:rFonts w:ascii="ＭＳ 明朝" w:eastAsia="ＭＳ 明朝" w:hAnsi="ＭＳ 明朝" w:hint="eastAsia"/>
        </w:rPr>
        <w:t xml:space="preserve">　</w:t>
      </w:r>
      <w:r w:rsidRPr="00C46679">
        <w:rPr>
          <w:rFonts w:ascii="ＭＳ 明朝" w:eastAsia="ＭＳ 明朝" w:hAnsi="ＭＳ 明朝"/>
        </w:rPr>
        <w:t>本契約の当事者は、自ら次の各号のいずれかに該当する行為を行ってはならず、また</w:t>
      </w:r>
      <w:r w:rsidRPr="00C46679">
        <w:rPr>
          <w:rFonts w:ascii="ＭＳ 明朝" w:eastAsia="ＭＳ 明朝" w:hAnsi="ＭＳ 明朝" w:hint="eastAsia"/>
        </w:rPr>
        <w:t>第三者をして行わせてはならない。</w:t>
      </w:r>
    </w:p>
    <w:p w14:paraId="2CE3C7EB" w14:textId="37B72EFD"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(1)</w:t>
      </w:r>
      <w:r w:rsidR="00C0291E">
        <w:rPr>
          <w:rFonts w:ascii="ＭＳ 明朝" w:eastAsia="ＭＳ 明朝" w:hAnsi="ＭＳ 明朝" w:hint="eastAsia"/>
        </w:rPr>
        <w:t xml:space="preserve">　</w:t>
      </w:r>
      <w:r w:rsidRPr="00C46679">
        <w:rPr>
          <w:rFonts w:ascii="ＭＳ 明朝" w:eastAsia="ＭＳ 明朝" w:hAnsi="ＭＳ 明朝"/>
        </w:rPr>
        <w:t>暴力的な要求行為</w:t>
      </w:r>
    </w:p>
    <w:p w14:paraId="39793D44" w14:textId="09928238"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(2)</w:t>
      </w:r>
      <w:r w:rsidR="00C0291E">
        <w:rPr>
          <w:rFonts w:ascii="ＭＳ 明朝" w:eastAsia="ＭＳ 明朝" w:hAnsi="ＭＳ 明朝" w:hint="eastAsia"/>
        </w:rPr>
        <w:t xml:space="preserve">　</w:t>
      </w:r>
      <w:r w:rsidRPr="00C46679">
        <w:rPr>
          <w:rFonts w:ascii="ＭＳ 明朝" w:eastAsia="ＭＳ 明朝" w:hAnsi="ＭＳ 明朝"/>
        </w:rPr>
        <w:t>法的な責任を超えた不当な要求行為</w:t>
      </w:r>
    </w:p>
    <w:p w14:paraId="7B302AB3" w14:textId="549A5DCF"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(3)</w:t>
      </w:r>
      <w:r w:rsidR="00C0291E">
        <w:rPr>
          <w:rFonts w:ascii="ＭＳ 明朝" w:eastAsia="ＭＳ 明朝" w:hAnsi="ＭＳ 明朝" w:hint="eastAsia"/>
        </w:rPr>
        <w:t xml:space="preserve">　</w:t>
      </w:r>
      <w:r w:rsidRPr="00C46679">
        <w:rPr>
          <w:rFonts w:ascii="ＭＳ 明朝" w:eastAsia="ＭＳ 明朝" w:hAnsi="ＭＳ 明朝"/>
        </w:rPr>
        <w:t>取引に関して、脅迫的な言動をし、又は暴力を用いる行為</w:t>
      </w:r>
    </w:p>
    <w:p w14:paraId="7BFAD4E9" w14:textId="43170343" w:rsidR="00655EAD" w:rsidRPr="00C46679" w:rsidRDefault="00655EAD" w:rsidP="00BB0383">
      <w:pPr>
        <w:ind w:leftChars="300" w:left="1134" w:hangingChars="240" w:hanging="504"/>
        <w:rPr>
          <w:rFonts w:ascii="ＭＳ 明朝" w:eastAsia="ＭＳ 明朝" w:hAnsi="ＭＳ 明朝"/>
        </w:rPr>
      </w:pPr>
      <w:r w:rsidRPr="00C46679">
        <w:rPr>
          <w:rFonts w:ascii="ＭＳ 明朝" w:eastAsia="ＭＳ 明朝" w:hAnsi="ＭＳ 明朝"/>
        </w:rPr>
        <w:t>(4)</w:t>
      </w:r>
      <w:r w:rsidR="00C0291E">
        <w:rPr>
          <w:rFonts w:ascii="ＭＳ 明朝" w:eastAsia="ＭＳ 明朝" w:hAnsi="ＭＳ 明朝" w:hint="eastAsia"/>
        </w:rPr>
        <w:t xml:space="preserve">　</w:t>
      </w:r>
      <w:r w:rsidRPr="00C46679">
        <w:rPr>
          <w:rFonts w:ascii="ＭＳ 明朝" w:eastAsia="ＭＳ 明朝" w:hAnsi="ＭＳ 明朝"/>
        </w:rPr>
        <w:t>風説を流布し、偽計を用い又は、威力を用いて相手方の信用を毀損し、又は</w:t>
      </w:r>
      <w:r w:rsidR="00C0291E">
        <w:rPr>
          <w:rFonts w:ascii="ＭＳ 明朝" w:eastAsia="ＭＳ 明朝" w:hAnsi="ＭＳ 明朝" w:hint="eastAsia"/>
        </w:rPr>
        <w:t>相</w:t>
      </w:r>
      <w:r w:rsidRPr="00C46679">
        <w:rPr>
          <w:rFonts w:ascii="ＭＳ 明朝" w:eastAsia="ＭＳ 明朝" w:hAnsi="ＭＳ 明朝"/>
        </w:rPr>
        <w:t>手方の</w:t>
      </w:r>
      <w:r w:rsidRPr="00C46679">
        <w:rPr>
          <w:rFonts w:ascii="ＭＳ 明朝" w:eastAsia="ＭＳ 明朝" w:hAnsi="ＭＳ 明朝" w:hint="eastAsia"/>
        </w:rPr>
        <w:t>業務を妨害する行為</w:t>
      </w:r>
    </w:p>
    <w:p w14:paraId="60C6DD64" w14:textId="4F7328ED" w:rsidR="00655EAD" w:rsidRPr="00C46679" w:rsidRDefault="00655EAD" w:rsidP="00BB0383">
      <w:pPr>
        <w:ind w:firstLineChars="300" w:firstLine="630"/>
        <w:rPr>
          <w:rFonts w:ascii="ＭＳ 明朝" w:eastAsia="ＭＳ 明朝" w:hAnsi="ＭＳ 明朝"/>
        </w:rPr>
      </w:pPr>
      <w:r w:rsidRPr="00C46679">
        <w:rPr>
          <w:rFonts w:ascii="ＭＳ 明朝" w:eastAsia="ＭＳ 明朝" w:hAnsi="ＭＳ 明朝"/>
        </w:rPr>
        <w:t>(5)</w:t>
      </w:r>
      <w:r w:rsidR="00C0291E">
        <w:rPr>
          <w:rFonts w:ascii="ＭＳ 明朝" w:eastAsia="ＭＳ 明朝" w:hAnsi="ＭＳ 明朝" w:hint="eastAsia"/>
        </w:rPr>
        <w:t xml:space="preserve">　</w:t>
      </w:r>
      <w:r w:rsidRPr="00C46679">
        <w:rPr>
          <w:rFonts w:ascii="ＭＳ 明朝" w:eastAsia="ＭＳ 明朝" w:hAnsi="ＭＳ 明朝"/>
        </w:rPr>
        <w:t>その他前各号に準ずる行為</w:t>
      </w:r>
    </w:p>
    <w:p w14:paraId="46A241E5" w14:textId="0658E2B0"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3.</w:t>
      </w:r>
      <w:r w:rsidR="00C0291E">
        <w:rPr>
          <w:rFonts w:ascii="ＭＳ 明朝" w:eastAsia="ＭＳ 明朝" w:hAnsi="ＭＳ 明朝" w:hint="eastAsia"/>
        </w:rPr>
        <w:t xml:space="preserve">　</w:t>
      </w:r>
      <w:r w:rsidRPr="00C46679">
        <w:rPr>
          <w:rFonts w:ascii="ＭＳ 明朝" w:eastAsia="ＭＳ 明朝" w:hAnsi="ＭＳ 明朝"/>
        </w:rPr>
        <w:t>本契約の当事者は、相手方が前二項のいずれか一つにでも違反した場合には、何らの</w:t>
      </w:r>
      <w:r w:rsidRPr="00C46679">
        <w:rPr>
          <w:rFonts w:ascii="ＭＳ 明朝" w:eastAsia="ＭＳ 明朝" w:hAnsi="ＭＳ 明朝" w:hint="eastAsia"/>
        </w:rPr>
        <w:t>催告をせず、本契約</w:t>
      </w:r>
      <w:r w:rsidR="000034D6">
        <w:rPr>
          <w:rFonts w:ascii="ＭＳ 明朝" w:eastAsia="ＭＳ 明朝" w:hAnsi="ＭＳ 明朝" w:hint="eastAsia"/>
        </w:rPr>
        <w:t>又は個別契約</w:t>
      </w:r>
      <w:r w:rsidRPr="00C46679">
        <w:rPr>
          <w:rFonts w:ascii="ＭＳ 明朝" w:eastAsia="ＭＳ 明朝" w:hAnsi="ＭＳ 明朝" w:hint="eastAsia"/>
        </w:rPr>
        <w:t>の全部又は一部を即時に解除することができる。</w:t>
      </w:r>
    </w:p>
    <w:p w14:paraId="1F2988B3" w14:textId="6652A196"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4.</w:t>
      </w:r>
      <w:r w:rsidR="00C0291E">
        <w:rPr>
          <w:rFonts w:ascii="ＭＳ 明朝" w:eastAsia="ＭＳ 明朝" w:hAnsi="ＭＳ 明朝" w:hint="eastAsia"/>
        </w:rPr>
        <w:t xml:space="preserve">　</w:t>
      </w:r>
      <w:r w:rsidRPr="00C46679">
        <w:rPr>
          <w:rFonts w:ascii="ＭＳ 明朝" w:eastAsia="ＭＳ 明朝" w:hAnsi="ＭＳ 明朝"/>
        </w:rPr>
        <w:t>受託者が本契約に関連して第三者と下請又は委託契約等（以下「関連契約」という）を</w:t>
      </w:r>
      <w:r w:rsidRPr="00C46679">
        <w:rPr>
          <w:rFonts w:ascii="ＭＳ 明朝" w:eastAsia="ＭＳ 明朝" w:hAnsi="ＭＳ 明朝" w:hint="eastAsia"/>
        </w:rPr>
        <w:t>締結する場合において、関連契約の当事者が暴力団員等あるいは第</w:t>
      </w:r>
      <w:r w:rsidRPr="00C46679">
        <w:rPr>
          <w:rFonts w:ascii="ＭＳ 明朝" w:eastAsia="ＭＳ 明朝" w:hAnsi="ＭＳ 明朝"/>
        </w:rPr>
        <w:t xml:space="preserve"> 1 項各号の一にでも</w:t>
      </w:r>
      <w:r w:rsidRPr="00C46679">
        <w:rPr>
          <w:rFonts w:ascii="ＭＳ 明朝" w:eastAsia="ＭＳ 明朝" w:hAnsi="ＭＳ 明朝" w:hint="eastAsia"/>
        </w:rPr>
        <w:t>該当することが判明した場合、委託者は、受託者に対し関連契約を解除するなどの措置をとるよう求めることができる。委託者は、受託者に対して当該措置を求めたにもかかわらず、受託者がそれに従わなかった場合には、本契約</w:t>
      </w:r>
      <w:r w:rsidR="000034D6">
        <w:rPr>
          <w:rFonts w:ascii="ＭＳ 明朝" w:eastAsia="ＭＳ 明朝" w:hAnsi="ＭＳ 明朝" w:hint="eastAsia"/>
        </w:rPr>
        <w:t>又は個別契約</w:t>
      </w:r>
      <w:r w:rsidRPr="00C46679">
        <w:rPr>
          <w:rFonts w:ascii="ＭＳ 明朝" w:eastAsia="ＭＳ 明朝" w:hAnsi="ＭＳ 明朝" w:hint="eastAsia"/>
        </w:rPr>
        <w:t>の全部又は一部を解除することができる。</w:t>
      </w:r>
    </w:p>
    <w:p w14:paraId="70DC2B97" w14:textId="2AF2C448" w:rsidR="00655EAD" w:rsidRPr="00C46679" w:rsidRDefault="00655EAD" w:rsidP="00BB0383">
      <w:pPr>
        <w:ind w:leftChars="100" w:left="630" w:hangingChars="200" w:hanging="420"/>
        <w:rPr>
          <w:rFonts w:ascii="ＭＳ 明朝" w:eastAsia="ＭＳ 明朝" w:hAnsi="ＭＳ 明朝"/>
        </w:rPr>
      </w:pPr>
      <w:r w:rsidRPr="00C46679">
        <w:rPr>
          <w:rFonts w:ascii="ＭＳ 明朝" w:eastAsia="ＭＳ 明朝" w:hAnsi="ＭＳ 明朝"/>
        </w:rPr>
        <w:t>5.</w:t>
      </w:r>
      <w:r w:rsidR="00C0291E">
        <w:rPr>
          <w:rFonts w:ascii="ＭＳ 明朝" w:eastAsia="ＭＳ 明朝" w:hAnsi="ＭＳ 明朝" w:hint="eastAsia"/>
        </w:rPr>
        <w:t xml:space="preserve">　</w:t>
      </w:r>
      <w:r w:rsidRPr="00C46679">
        <w:rPr>
          <w:rFonts w:ascii="ＭＳ 明朝" w:eastAsia="ＭＳ 明朝" w:hAnsi="ＭＳ 明朝"/>
        </w:rPr>
        <w:t>本契約の当事者は、本条に基づく解除により解除された当事者が被った損害につき、</w:t>
      </w:r>
      <w:r w:rsidRPr="00C46679">
        <w:rPr>
          <w:rFonts w:ascii="ＭＳ 明朝" w:eastAsia="ＭＳ 明朝" w:hAnsi="ＭＳ 明朝" w:hint="eastAsia"/>
        </w:rPr>
        <w:t>一切の義務及び責任を負わないものとする。</w:t>
      </w:r>
    </w:p>
    <w:bookmarkEnd w:id="4"/>
    <w:p w14:paraId="5A158A72" w14:textId="77777777" w:rsidR="00BA3C40" w:rsidRPr="00C46679" w:rsidRDefault="00BA3C40" w:rsidP="00BE2257">
      <w:pPr>
        <w:rPr>
          <w:rFonts w:ascii="ＭＳ 明朝" w:eastAsia="ＭＳ 明朝" w:hAnsi="ＭＳ 明朝"/>
        </w:rPr>
      </w:pPr>
    </w:p>
    <w:p w14:paraId="7E07B6AE" w14:textId="2DC44591"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w:t>
      </w:r>
      <w:r w:rsidR="00BA47F9">
        <w:rPr>
          <w:rFonts w:ascii="ＭＳ 明朝" w:eastAsia="ＭＳ 明朝" w:hAnsi="ＭＳ 明朝"/>
        </w:rPr>
        <w:t>20</w:t>
      </w:r>
      <w:r w:rsidRPr="00C46679">
        <w:rPr>
          <w:rFonts w:ascii="ＭＳ 明朝" w:eastAsia="ＭＳ 明朝" w:hAnsi="ＭＳ 明朝"/>
        </w:rPr>
        <w:t xml:space="preserve"> 条（権利譲渡等の禁止）</w:t>
      </w:r>
    </w:p>
    <w:p w14:paraId="780136D1" w14:textId="6E0680A9" w:rsidR="00655EAD" w:rsidRDefault="00655EAD" w:rsidP="00BB0383">
      <w:pPr>
        <w:ind w:leftChars="100" w:left="210"/>
        <w:rPr>
          <w:rFonts w:ascii="ＭＳ 明朝" w:eastAsia="ＭＳ 明朝" w:hAnsi="ＭＳ 明朝"/>
        </w:rPr>
      </w:pPr>
      <w:r w:rsidRPr="00C46679">
        <w:rPr>
          <w:rFonts w:ascii="ＭＳ 明朝" w:eastAsia="ＭＳ 明朝" w:hAnsi="ＭＳ 明朝" w:hint="eastAsia"/>
        </w:rPr>
        <w:t>本契約の当事者は、相手方当事者の事前の書面による承諾なく、本契約</w:t>
      </w:r>
      <w:r w:rsidR="000034D6">
        <w:rPr>
          <w:rFonts w:ascii="ＭＳ 明朝" w:eastAsia="ＭＳ 明朝" w:hAnsi="ＭＳ 明朝" w:hint="eastAsia"/>
        </w:rPr>
        <w:t>又は個別契約</w:t>
      </w:r>
      <w:r w:rsidRPr="00C46679">
        <w:rPr>
          <w:rFonts w:ascii="ＭＳ 明朝" w:eastAsia="ＭＳ 明朝" w:hAnsi="ＭＳ 明朝" w:hint="eastAsia"/>
        </w:rPr>
        <w:t>により生じる権利義務又は本契約上の地位の全部又は一部を第三者に</w:t>
      </w:r>
      <w:r w:rsidR="0006048E">
        <w:rPr>
          <w:rFonts w:ascii="ＭＳ 明朝" w:eastAsia="ＭＳ 明朝" w:hAnsi="ＭＳ 明朝" w:hint="eastAsia"/>
        </w:rPr>
        <w:t>譲渡</w:t>
      </w:r>
      <w:r w:rsidRPr="00C46679">
        <w:rPr>
          <w:rFonts w:ascii="ＭＳ 明朝" w:eastAsia="ＭＳ 明朝" w:hAnsi="ＭＳ 明朝" w:hint="eastAsia"/>
        </w:rPr>
        <w:t>、移転、担保権の設定その他の方法により処分してはならない。</w:t>
      </w:r>
    </w:p>
    <w:p w14:paraId="52AAFBA4" w14:textId="77777777" w:rsidR="00060FCA" w:rsidRPr="00C46679" w:rsidRDefault="00060FCA" w:rsidP="00BE2257">
      <w:pPr>
        <w:ind w:leftChars="150" w:left="315"/>
        <w:rPr>
          <w:rFonts w:ascii="ＭＳ 明朝" w:eastAsia="ＭＳ 明朝" w:hAnsi="ＭＳ 明朝"/>
        </w:rPr>
      </w:pPr>
    </w:p>
    <w:p w14:paraId="66B2FC11" w14:textId="6A4EC3A4"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2</w:t>
      </w:r>
      <w:r w:rsidR="00BA47F9">
        <w:rPr>
          <w:rFonts w:ascii="ＭＳ 明朝" w:eastAsia="ＭＳ 明朝" w:hAnsi="ＭＳ 明朝"/>
        </w:rPr>
        <w:t>1</w:t>
      </w:r>
      <w:r w:rsidRPr="00C46679">
        <w:rPr>
          <w:rFonts w:ascii="ＭＳ 明朝" w:eastAsia="ＭＳ 明朝" w:hAnsi="ＭＳ 明朝"/>
        </w:rPr>
        <w:t xml:space="preserve"> 条（修正・変更）</w:t>
      </w:r>
    </w:p>
    <w:p w14:paraId="4D047CCA" w14:textId="2ADDB85A" w:rsidR="00BA3C40" w:rsidRPr="00C46679" w:rsidRDefault="00655EAD" w:rsidP="00BE2257">
      <w:pPr>
        <w:ind w:leftChars="100" w:left="210"/>
        <w:rPr>
          <w:rFonts w:ascii="ＭＳ 明朝" w:eastAsia="ＭＳ 明朝" w:hAnsi="ＭＳ 明朝"/>
        </w:rPr>
      </w:pPr>
      <w:r w:rsidRPr="00C46679">
        <w:rPr>
          <w:rFonts w:ascii="ＭＳ 明朝" w:eastAsia="ＭＳ 明朝" w:hAnsi="ＭＳ 明朝" w:hint="eastAsia"/>
        </w:rPr>
        <w:t>本契約</w:t>
      </w:r>
      <w:r w:rsidR="000034D6">
        <w:rPr>
          <w:rFonts w:ascii="ＭＳ 明朝" w:eastAsia="ＭＳ 明朝" w:hAnsi="ＭＳ 明朝" w:hint="eastAsia"/>
        </w:rPr>
        <w:t>又は個別契約</w:t>
      </w:r>
      <w:r w:rsidRPr="00C46679">
        <w:rPr>
          <w:rFonts w:ascii="ＭＳ 明朝" w:eastAsia="ＭＳ 明朝" w:hAnsi="ＭＳ 明朝" w:hint="eastAsia"/>
        </w:rPr>
        <w:t>のいかなる規定の修正又は変更も、委託者及び受託者が記名押印又は署名した書面によってなされるのでなければ、その効力を有しない。本契約</w:t>
      </w:r>
      <w:r w:rsidR="000034D6">
        <w:rPr>
          <w:rFonts w:ascii="ＭＳ 明朝" w:eastAsia="ＭＳ 明朝" w:hAnsi="ＭＳ 明朝" w:hint="eastAsia"/>
        </w:rPr>
        <w:t>又は個別契約</w:t>
      </w:r>
      <w:r w:rsidRPr="00C46679">
        <w:rPr>
          <w:rFonts w:ascii="ＭＳ 明朝" w:eastAsia="ＭＳ 明朝" w:hAnsi="ＭＳ 明朝" w:hint="eastAsia"/>
        </w:rPr>
        <w:t>のいかなる規定又はそれに基づく権利若しくは義務の放棄又は免除も、それを行う当事者が記名押印又は署名した書面によってなされるのでなければ、その効力を有しない。</w:t>
      </w:r>
    </w:p>
    <w:p w14:paraId="75B8A3EB" w14:textId="77777777" w:rsidR="000143BB" w:rsidRPr="00C46679" w:rsidRDefault="000143BB" w:rsidP="00BE2257">
      <w:pPr>
        <w:ind w:leftChars="100" w:left="210"/>
        <w:rPr>
          <w:rFonts w:ascii="ＭＳ 明朝" w:eastAsia="ＭＳ 明朝" w:hAnsi="ＭＳ 明朝"/>
        </w:rPr>
      </w:pPr>
    </w:p>
    <w:p w14:paraId="39C2A42F" w14:textId="6AB44B9C"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2</w:t>
      </w:r>
      <w:r w:rsidR="00BA47F9">
        <w:rPr>
          <w:rFonts w:ascii="ＭＳ 明朝" w:eastAsia="ＭＳ 明朝" w:hAnsi="ＭＳ 明朝"/>
        </w:rPr>
        <w:t>2</w:t>
      </w:r>
      <w:r w:rsidRPr="00C46679">
        <w:rPr>
          <w:rFonts w:ascii="ＭＳ 明朝" w:eastAsia="ＭＳ 明朝" w:hAnsi="ＭＳ 明朝"/>
        </w:rPr>
        <w:t xml:space="preserve"> 条（準拠法及び管轄）</w:t>
      </w:r>
    </w:p>
    <w:p w14:paraId="7B217BD5" w14:textId="04BB6276" w:rsidR="00655EAD" w:rsidRPr="00C46679" w:rsidRDefault="00655EAD" w:rsidP="00BB0383">
      <w:pPr>
        <w:ind w:leftChars="100" w:left="210"/>
        <w:rPr>
          <w:rFonts w:ascii="ＭＳ 明朝" w:eastAsia="ＭＳ 明朝" w:hAnsi="ＭＳ 明朝"/>
        </w:rPr>
      </w:pPr>
      <w:r w:rsidRPr="00C46679">
        <w:rPr>
          <w:rFonts w:ascii="ＭＳ 明朝" w:eastAsia="ＭＳ 明朝" w:hAnsi="ＭＳ 明朝" w:hint="eastAsia"/>
        </w:rPr>
        <w:t>本契約</w:t>
      </w:r>
      <w:r w:rsidR="000034D6">
        <w:rPr>
          <w:rFonts w:ascii="ＭＳ 明朝" w:eastAsia="ＭＳ 明朝" w:hAnsi="ＭＳ 明朝" w:hint="eastAsia"/>
        </w:rPr>
        <w:t>及び個別契約</w:t>
      </w:r>
      <w:r w:rsidRPr="00C46679">
        <w:rPr>
          <w:rFonts w:ascii="ＭＳ 明朝" w:eastAsia="ＭＳ 明朝" w:hAnsi="ＭＳ 明朝" w:hint="eastAsia"/>
        </w:rPr>
        <w:t>は日本法を準拠法とし、日本法に従って解釈されるものとする。本契</w:t>
      </w:r>
      <w:r w:rsidRPr="00C46679">
        <w:rPr>
          <w:rFonts w:ascii="ＭＳ 明朝" w:eastAsia="ＭＳ 明朝" w:hAnsi="ＭＳ 明朝" w:hint="eastAsia"/>
        </w:rPr>
        <w:lastRenderedPageBreak/>
        <w:t>約</w:t>
      </w:r>
      <w:r w:rsidR="000034D6">
        <w:rPr>
          <w:rFonts w:ascii="ＭＳ 明朝" w:eastAsia="ＭＳ 明朝" w:hAnsi="ＭＳ 明朝" w:hint="eastAsia"/>
        </w:rPr>
        <w:t>又は個別契約</w:t>
      </w:r>
      <w:r w:rsidRPr="00C46679">
        <w:rPr>
          <w:rFonts w:ascii="ＭＳ 明朝" w:eastAsia="ＭＳ 明朝" w:hAnsi="ＭＳ 明朝" w:hint="eastAsia"/>
        </w:rPr>
        <w:t>の履行及び解釈に関し紛争が生じたときは、東京地方裁判所を第一審の</w:t>
      </w:r>
      <w:r w:rsidR="00535DD9">
        <w:rPr>
          <w:rFonts w:ascii="ＭＳ 明朝" w:eastAsia="ＭＳ 明朝" w:hAnsi="ＭＳ 明朝" w:hint="eastAsia"/>
        </w:rPr>
        <w:t>専属</w:t>
      </w:r>
      <w:r w:rsidRPr="00C46679">
        <w:rPr>
          <w:rFonts w:ascii="ＭＳ 明朝" w:eastAsia="ＭＳ 明朝" w:hAnsi="ＭＳ 明朝" w:hint="eastAsia"/>
        </w:rPr>
        <w:t>的合意管轄裁判所とする。</w:t>
      </w:r>
    </w:p>
    <w:p w14:paraId="4E9895A3" w14:textId="77777777" w:rsidR="00655EAD" w:rsidRPr="00C46679" w:rsidRDefault="00655EAD" w:rsidP="00BE2257">
      <w:pPr>
        <w:rPr>
          <w:rFonts w:ascii="ＭＳ 明朝" w:eastAsia="ＭＳ 明朝" w:hAnsi="ＭＳ 明朝"/>
        </w:rPr>
      </w:pPr>
    </w:p>
    <w:p w14:paraId="4EB16069" w14:textId="21C58221" w:rsidR="00655EAD" w:rsidRPr="00C46679" w:rsidRDefault="00655EAD" w:rsidP="00BE2257">
      <w:pPr>
        <w:rPr>
          <w:rFonts w:ascii="ＭＳ 明朝" w:eastAsia="ＭＳ 明朝" w:hAnsi="ＭＳ 明朝"/>
        </w:rPr>
      </w:pPr>
      <w:r w:rsidRPr="00C46679">
        <w:rPr>
          <w:rFonts w:ascii="ＭＳ 明朝" w:eastAsia="ＭＳ 明朝" w:hAnsi="ＭＳ 明朝" w:hint="eastAsia"/>
        </w:rPr>
        <w:t>第</w:t>
      </w:r>
      <w:r w:rsidRPr="00C46679">
        <w:rPr>
          <w:rFonts w:ascii="ＭＳ 明朝" w:eastAsia="ＭＳ 明朝" w:hAnsi="ＭＳ 明朝"/>
        </w:rPr>
        <w:t xml:space="preserve"> 2</w:t>
      </w:r>
      <w:r w:rsidR="00BA47F9">
        <w:rPr>
          <w:rFonts w:ascii="ＭＳ 明朝" w:eastAsia="ＭＳ 明朝" w:hAnsi="ＭＳ 明朝"/>
        </w:rPr>
        <w:t>3</w:t>
      </w:r>
      <w:r w:rsidRPr="00C46679">
        <w:rPr>
          <w:rFonts w:ascii="ＭＳ 明朝" w:eastAsia="ＭＳ 明朝" w:hAnsi="ＭＳ 明朝"/>
        </w:rPr>
        <w:t xml:space="preserve"> 条（協議）</w:t>
      </w:r>
    </w:p>
    <w:p w14:paraId="05CC7FF4" w14:textId="388AE391" w:rsidR="00655EAD" w:rsidRDefault="00655EAD" w:rsidP="00BB0383">
      <w:pPr>
        <w:ind w:leftChars="100" w:left="210"/>
        <w:rPr>
          <w:rFonts w:ascii="ＭＳ 明朝" w:eastAsia="ＭＳ 明朝" w:hAnsi="ＭＳ 明朝"/>
        </w:rPr>
      </w:pPr>
      <w:r w:rsidRPr="00C46679">
        <w:rPr>
          <w:rFonts w:ascii="ＭＳ 明朝" w:eastAsia="ＭＳ 明朝" w:hAnsi="ＭＳ 明朝" w:hint="eastAsia"/>
        </w:rPr>
        <w:t>本契約の当事者は、本契約</w:t>
      </w:r>
      <w:r w:rsidR="000034D6">
        <w:rPr>
          <w:rFonts w:ascii="ＭＳ 明朝" w:eastAsia="ＭＳ 明朝" w:hAnsi="ＭＳ 明朝" w:hint="eastAsia"/>
        </w:rPr>
        <w:t>又は個別契約</w:t>
      </w:r>
      <w:r w:rsidRPr="00C46679">
        <w:rPr>
          <w:rFonts w:ascii="ＭＳ 明朝" w:eastAsia="ＭＳ 明朝" w:hAnsi="ＭＳ 明朝" w:hint="eastAsia"/>
        </w:rPr>
        <w:t>に規定しない事項及び疑義が生じた事項については、信義に従</w:t>
      </w:r>
      <w:r w:rsidRPr="00C46679">
        <w:rPr>
          <w:rFonts w:ascii="ＭＳ 明朝" w:eastAsia="ＭＳ 明朝" w:hAnsi="ＭＳ 明朝"/>
        </w:rPr>
        <w:t>い誠実に協議して解決する。</w:t>
      </w:r>
    </w:p>
    <w:p w14:paraId="4EAD5271" w14:textId="77777777" w:rsidR="00927A93" w:rsidRDefault="00927A93" w:rsidP="00BB0383">
      <w:pPr>
        <w:ind w:leftChars="100" w:left="210"/>
        <w:rPr>
          <w:rFonts w:ascii="ＭＳ 明朝" w:eastAsia="ＭＳ 明朝" w:hAnsi="ＭＳ 明朝"/>
        </w:rPr>
      </w:pPr>
    </w:p>
    <w:p w14:paraId="09E27403" w14:textId="77777777" w:rsidR="00927A93" w:rsidRPr="00C46679" w:rsidRDefault="00927A93" w:rsidP="00BB0383">
      <w:pPr>
        <w:ind w:leftChars="100" w:left="210"/>
        <w:rPr>
          <w:rFonts w:ascii="ＭＳ 明朝" w:eastAsia="ＭＳ 明朝" w:hAnsi="ＭＳ 明朝"/>
        </w:rPr>
      </w:pPr>
    </w:p>
    <w:p w14:paraId="152E99CF" w14:textId="27DB265E" w:rsidR="006B02AB" w:rsidRPr="00C46679" w:rsidRDefault="00655EAD" w:rsidP="00BB0383">
      <w:pPr>
        <w:ind w:leftChars="100" w:left="210"/>
        <w:rPr>
          <w:rFonts w:ascii="ＭＳ 明朝" w:eastAsia="ＭＳ 明朝" w:hAnsi="ＭＳ 明朝"/>
        </w:rPr>
      </w:pPr>
      <w:r w:rsidRPr="00C46679">
        <w:rPr>
          <w:rFonts w:ascii="ＭＳ 明朝" w:eastAsia="ＭＳ 明朝" w:hAnsi="ＭＳ 明朝"/>
        </w:rPr>
        <w:t>本契約の証として本書 2 通を作成し、本契約の当事者は署名又は記名捺印の上、</w:t>
      </w:r>
      <w:r w:rsidRPr="00C46679">
        <w:rPr>
          <w:rFonts w:ascii="ＭＳ 明朝" w:eastAsia="ＭＳ 明朝" w:hAnsi="ＭＳ 明朝" w:hint="eastAsia"/>
        </w:rPr>
        <w:t>各</w:t>
      </w:r>
      <w:r w:rsidRPr="00C46679">
        <w:rPr>
          <w:rFonts w:ascii="ＭＳ 明朝" w:eastAsia="ＭＳ 明朝" w:hAnsi="ＭＳ 明朝"/>
        </w:rPr>
        <w:t xml:space="preserve"> 1 通を保有する</w:t>
      </w:r>
      <w:r w:rsidR="006B02AB" w:rsidRPr="00C46679">
        <w:rPr>
          <w:rFonts w:ascii="ＭＳ 明朝" w:eastAsia="ＭＳ 明朝" w:hAnsi="ＭＳ 明朝" w:hint="eastAsia"/>
        </w:rPr>
        <w:t>。</w:t>
      </w:r>
      <w:r w:rsidR="00D41CB2" w:rsidRPr="00C46679">
        <w:rPr>
          <w:rFonts w:ascii="ＭＳ 明朝" w:eastAsia="ＭＳ 明朝" w:hAnsi="ＭＳ 明朝" w:hint="eastAsia"/>
        </w:rPr>
        <w:t>または、電子サインにより本契約を締結する場合は、本電子契約書ファイルを作成し、甲乙それぞれが電子サインを行った上で、当該電子サインがなされた本電子契約書ファイルを原本とし、各々で保有する。</w:t>
      </w:r>
    </w:p>
    <w:p w14:paraId="6A5B2278" w14:textId="6BD2F5E9" w:rsidR="00655EAD" w:rsidRPr="00C46679" w:rsidRDefault="00655EAD" w:rsidP="00BE2257">
      <w:pPr>
        <w:rPr>
          <w:rFonts w:ascii="ＭＳ 明朝" w:eastAsia="ＭＳ 明朝" w:hAnsi="ＭＳ 明朝"/>
        </w:rPr>
      </w:pPr>
    </w:p>
    <w:p w14:paraId="1730E5B5" w14:textId="0484AA82" w:rsidR="00C46679" w:rsidRDefault="00C46679" w:rsidP="00BE2257">
      <w:pPr>
        <w:rPr>
          <w:rFonts w:ascii="ＭＳ 明朝" w:eastAsia="ＭＳ 明朝" w:hAnsi="ＭＳ 明朝"/>
        </w:rPr>
      </w:pPr>
    </w:p>
    <w:p w14:paraId="708DEE3A" w14:textId="0FF91F55" w:rsidR="00060FCA" w:rsidRDefault="00060FCA" w:rsidP="00BE2257">
      <w:pPr>
        <w:rPr>
          <w:rFonts w:ascii="ＭＳ 明朝" w:eastAsia="ＭＳ 明朝" w:hAnsi="ＭＳ 明朝"/>
        </w:rPr>
      </w:pPr>
    </w:p>
    <w:p w14:paraId="6333C7E2" w14:textId="5488184B" w:rsidR="00060FCA" w:rsidRDefault="00060FCA" w:rsidP="00BE2257">
      <w:pPr>
        <w:rPr>
          <w:rFonts w:ascii="ＭＳ 明朝" w:eastAsia="ＭＳ 明朝" w:hAnsi="ＭＳ 明朝"/>
        </w:rPr>
      </w:pPr>
    </w:p>
    <w:p w14:paraId="0418E45E" w14:textId="49FDABEF" w:rsidR="00060FCA" w:rsidRDefault="00060FCA" w:rsidP="00BE2257">
      <w:pPr>
        <w:rPr>
          <w:rFonts w:ascii="ＭＳ 明朝" w:eastAsia="ＭＳ 明朝" w:hAnsi="ＭＳ 明朝"/>
        </w:rPr>
      </w:pPr>
    </w:p>
    <w:p w14:paraId="23B9DC19" w14:textId="77777777" w:rsidR="00060FCA" w:rsidRPr="00C46679" w:rsidRDefault="00060FCA" w:rsidP="00BE2257">
      <w:pPr>
        <w:rPr>
          <w:rFonts w:ascii="ＭＳ 明朝" w:eastAsia="ＭＳ 明朝" w:hAnsi="ＭＳ 明朝"/>
        </w:rPr>
      </w:pPr>
    </w:p>
    <w:p w14:paraId="0AB8E418" w14:textId="72131819" w:rsidR="00C46679" w:rsidRPr="00C46679" w:rsidRDefault="00C46679" w:rsidP="00BE2257">
      <w:pPr>
        <w:rPr>
          <w:rFonts w:ascii="ＭＳ 明朝" w:eastAsia="ＭＳ 明朝" w:hAnsi="ＭＳ 明朝"/>
        </w:rPr>
      </w:pPr>
    </w:p>
    <w:p w14:paraId="61907DCD" w14:textId="7F371216" w:rsidR="00C46679" w:rsidRPr="00C46679" w:rsidRDefault="00C46679" w:rsidP="00BE2257">
      <w:pPr>
        <w:rPr>
          <w:rFonts w:ascii="ＭＳ 明朝" w:eastAsia="ＭＳ 明朝" w:hAnsi="ＭＳ 明朝"/>
        </w:rPr>
      </w:pPr>
    </w:p>
    <w:p w14:paraId="7EBDD66A" w14:textId="53D7AD99" w:rsidR="00C46679" w:rsidRPr="00C46679" w:rsidRDefault="00C46679" w:rsidP="00BE2257">
      <w:pPr>
        <w:rPr>
          <w:rFonts w:ascii="ＭＳ 明朝" w:eastAsia="ＭＳ 明朝" w:hAnsi="ＭＳ 明朝"/>
        </w:rPr>
      </w:pPr>
    </w:p>
    <w:p w14:paraId="142BA19F" w14:textId="68E41ED6" w:rsidR="00C46679" w:rsidRPr="00C46679" w:rsidRDefault="00C46679" w:rsidP="00BE2257">
      <w:pPr>
        <w:rPr>
          <w:rFonts w:ascii="ＭＳ 明朝" w:eastAsia="ＭＳ 明朝" w:hAnsi="ＭＳ 明朝"/>
        </w:rPr>
      </w:pPr>
    </w:p>
    <w:p w14:paraId="127FDBED" w14:textId="77777777" w:rsidR="00C46679" w:rsidRPr="00C46679" w:rsidRDefault="00C46679" w:rsidP="00BE2257">
      <w:pPr>
        <w:rPr>
          <w:rFonts w:ascii="ＭＳ 明朝" w:eastAsia="ＭＳ 明朝" w:hAnsi="ＭＳ 明朝"/>
        </w:rPr>
      </w:pPr>
    </w:p>
    <w:p w14:paraId="38531C28" w14:textId="7C63766F" w:rsidR="00655EAD" w:rsidRPr="00C46679" w:rsidRDefault="453B4E76" w:rsidP="00BE2257">
      <w:pPr>
        <w:rPr>
          <w:rFonts w:ascii="ＭＳ 明朝" w:eastAsia="ＭＳ 明朝" w:hAnsi="ＭＳ 明朝"/>
          <w:lang w:eastAsia="zh-TW"/>
        </w:rPr>
      </w:pPr>
      <w:commentRangeStart w:id="6"/>
      <w:r w:rsidRPr="325CB26A">
        <w:rPr>
          <w:rFonts w:ascii="ＭＳ 明朝" w:eastAsia="ＭＳ 明朝" w:hAnsi="ＭＳ 明朝"/>
          <w:lang w:eastAsia="zh-TW"/>
        </w:rPr>
        <w:t>202</w:t>
      </w:r>
      <w:r w:rsidR="009B5B41">
        <w:rPr>
          <w:rFonts w:ascii="ＭＳ 明朝" w:eastAsia="ＭＳ 明朝" w:hAnsi="ＭＳ 明朝" w:hint="eastAsia"/>
        </w:rPr>
        <w:t>6</w:t>
      </w:r>
      <w:r w:rsidRPr="325CB26A">
        <w:rPr>
          <w:rFonts w:ascii="ＭＳ 明朝" w:eastAsia="ＭＳ 明朝" w:hAnsi="ＭＳ 明朝"/>
          <w:lang w:eastAsia="zh-TW"/>
        </w:rPr>
        <w:t>年</w:t>
      </w:r>
      <w:r w:rsidR="009B5B41">
        <w:rPr>
          <w:rFonts w:ascii="ＭＳ 明朝" w:eastAsia="ＭＳ 明朝" w:hAnsi="ＭＳ 明朝" w:hint="eastAsia"/>
        </w:rPr>
        <w:t>1</w:t>
      </w:r>
      <w:r w:rsidRPr="325CB26A">
        <w:rPr>
          <w:rFonts w:ascii="ＭＳ 明朝" w:eastAsia="ＭＳ 明朝" w:hAnsi="ＭＳ 明朝"/>
          <w:lang w:eastAsia="zh-TW"/>
        </w:rPr>
        <w:t>月</w:t>
      </w:r>
      <w:r w:rsidR="009B5B41">
        <w:rPr>
          <w:rFonts w:ascii="ＭＳ 明朝" w:eastAsia="ＭＳ 明朝" w:hAnsi="ＭＳ 明朝" w:hint="eastAsia"/>
        </w:rPr>
        <w:t>1</w:t>
      </w:r>
      <w:r w:rsidRPr="325CB26A">
        <w:rPr>
          <w:rFonts w:ascii="ＭＳ 明朝" w:eastAsia="ＭＳ 明朝" w:hAnsi="ＭＳ 明朝"/>
          <w:lang w:eastAsia="zh-TW"/>
        </w:rPr>
        <w:t>日</w:t>
      </w:r>
      <w:commentRangeEnd w:id="6"/>
      <w:r w:rsidR="00655EAD" w:rsidRPr="00C46679">
        <w:rPr>
          <w:rStyle w:val="ab"/>
          <w:rFonts w:ascii="ＭＳ 明朝" w:eastAsia="ＭＳ 明朝" w:hAnsi="ＭＳ 明朝"/>
          <w:sz w:val="21"/>
          <w:szCs w:val="22"/>
          <w:lang w:eastAsia="zh-TW"/>
        </w:rPr>
        <w:commentReference w:id="6"/>
      </w:r>
    </w:p>
    <w:p w14:paraId="676BF861" w14:textId="2D532308" w:rsidR="00655EAD" w:rsidRPr="00C46679" w:rsidRDefault="453B4E76" w:rsidP="00BE2257">
      <w:pPr>
        <w:ind w:firstLineChars="1300" w:firstLine="2730"/>
        <w:rPr>
          <w:rFonts w:ascii="ＭＳ 明朝" w:eastAsia="ＭＳ 明朝" w:hAnsi="ＭＳ 明朝"/>
          <w:lang w:eastAsia="zh-TW"/>
        </w:rPr>
      </w:pPr>
      <w:r w:rsidRPr="325CB26A">
        <w:rPr>
          <w:rFonts w:ascii="ＭＳ 明朝" w:eastAsia="ＭＳ 明朝" w:hAnsi="ＭＳ 明朝"/>
          <w:lang w:eastAsia="zh-TW"/>
        </w:rPr>
        <w:t>委託者：</w:t>
      </w:r>
    </w:p>
    <w:p w14:paraId="532C36A7" w14:textId="0351DCA2" w:rsidR="009E651E" w:rsidRPr="009E651E" w:rsidRDefault="009E651E" w:rsidP="009E651E">
      <w:pPr>
        <w:ind w:firstLineChars="1400" w:firstLine="2940"/>
        <w:rPr>
          <w:rFonts w:ascii="ＭＳ 明朝" w:eastAsia="ＭＳ 明朝" w:hAnsi="ＭＳ 明朝"/>
          <w:lang w:eastAsia="zh-TW"/>
        </w:rPr>
      </w:pPr>
      <w:r w:rsidRPr="009E651E">
        <w:rPr>
          <w:rFonts w:ascii="ＭＳ 明朝" w:eastAsia="ＭＳ 明朝" w:hAnsi="ＭＳ 明朝" w:hint="eastAsia"/>
          <w:lang w:eastAsia="zh-TW"/>
        </w:rPr>
        <w:t>東京都目黒区東山</w:t>
      </w:r>
      <w:r w:rsidRPr="009E651E">
        <w:rPr>
          <w:rFonts w:ascii="ＭＳ 明朝" w:eastAsia="ＭＳ 明朝" w:hAnsi="ＭＳ 明朝"/>
          <w:lang w:eastAsia="zh-TW"/>
        </w:rPr>
        <w:t>1-2-2</w:t>
      </w:r>
      <w:r>
        <w:rPr>
          <w:rFonts w:ascii="ＭＳ 明朝" w:eastAsia="ＭＳ 明朝" w:hAnsi="ＭＳ 明朝"/>
          <w:lang w:eastAsia="zh-TW"/>
        </w:rPr>
        <w:t xml:space="preserve"> </w:t>
      </w:r>
    </w:p>
    <w:p w14:paraId="623978F6" w14:textId="77777777" w:rsidR="009E651E" w:rsidRPr="009E651E" w:rsidRDefault="009E651E" w:rsidP="009E651E">
      <w:pPr>
        <w:ind w:firstLineChars="1400" w:firstLine="2940"/>
        <w:rPr>
          <w:rFonts w:ascii="ＭＳ 明朝" w:eastAsia="ＭＳ 明朝" w:hAnsi="ＭＳ 明朝"/>
          <w:lang w:eastAsia="zh-TW"/>
        </w:rPr>
      </w:pPr>
      <w:r w:rsidRPr="009E651E">
        <w:rPr>
          <w:rFonts w:ascii="ＭＳ 明朝" w:eastAsia="ＭＳ 明朝" w:hAnsi="ＭＳ 明朝" w:hint="eastAsia"/>
          <w:lang w:eastAsia="zh-TW"/>
        </w:rPr>
        <w:t>株式会社</w:t>
      </w:r>
      <w:r w:rsidRPr="009E651E">
        <w:rPr>
          <w:rFonts w:ascii="ＭＳ 明朝" w:eastAsia="ＭＳ 明朝" w:hAnsi="ＭＳ 明朝"/>
          <w:lang w:eastAsia="zh-TW"/>
        </w:rPr>
        <w:t>LDH JAPAN</w:t>
      </w:r>
    </w:p>
    <w:p w14:paraId="173516A8" w14:textId="24C3449B" w:rsidR="004F42F4" w:rsidRPr="004F42F4" w:rsidRDefault="43F0CA3C" w:rsidP="004F42F4">
      <w:pPr>
        <w:ind w:firstLineChars="1400" w:firstLine="2940"/>
        <w:rPr>
          <w:rFonts w:ascii="Times New Roman" w:eastAsia="ＭＳ 明朝" w:hAnsi="Times New Roman" w:cs="Times New Roman"/>
        </w:rPr>
      </w:pPr>
      <w:commentRangeStart w:id="7"/>
      <w:r w:rsidRPr="325CB26A">
        <w:rPr>
          <w:rFonts w:ascii="Times New Roman" w:eastAsia="ＭＳ 明朝" w:hAnsi="Times New Roman" w:cs="Times New Roman"/>
        </w:rPr>
        <w:t xml:space="preserve">代表者　</w:t>
      </w:r>
      <w:commentRangeEnd w:id="7"/>
      <w:r w:rsidR="00971C00">
        <w:rPr>
          <w:rStyle w:val="ab"/>
          <w:rFonts w:ascii="Times New Roman" w:eastAsia="ＭＳ 明朝" w:hAnsi="Times New Roman" w:cs="Times New Roman" w:hint="eastAsia"/>
          <w:sz w:val="21"/>
          <w:szCs w:val="22"/>
        </w:rPr>
        <w:commentReference w:id="7"/>
      </w:r>
      <w:r w:rsidR="00BD3850">
        <w:rPr>
          <w:rFonts w:ascii="Times New Roman" w:eastAsia="ＭＳ 明朝" w:hAnsi="Times New Roman" w:cs="Times New Roman" w:hint="eastAsia"/>
        </w:rPr>
        <w:t>MUSIC</w:t>
      </w:r>
      <w:r w:rsidR="00BD3850">
        <w:rPr>
          <w:rFonts w:ascii="Times New Roman" w:eastAsia="ＭＳ 明朝" w:hAnsi="Times New Roman" w:cs="Times New Roman" w:hint="eastAsia"/>
        </w:rPr>
        <w:t>ルーム　新井</w:t>
      </w:r>
      <w:r w:rsidR="00BD3850" w:rsidRPr="00BD3850">
        <w:rPr>
          <w:rFonts w:ascii="Times New Roman" w:eastAsia="ＭＳ 明朝" w:hAnsi="Times New Roman" w:cs="Times New Roman" w:hint="eastAsia"/>
        </w:rPr>
        <w:t>輔浩</w:t>
      </w:r>
    </w:p>
    <w:p w14:paraId="4C162674" w14:textId="77777777" w:rsidR="00060FCA" w:rsidRPr="00C46679" w:rsidRDefault="00060FCA" w:rsidP="00BE2257">
      <w:pPr>
        <w:rPr>
          <w:rFonts w:ascii="ＭＳ 明朝" w:eastAsia="ＭＳ 明朝" w:hAnsi="ＭＳ 明朝"/>
          <w:lang w:eastAsia="zh-TW"/>
        </w:rPr>
      </w:pPr>
    </w:p>
    <w:p w14:paraId="4739F3EC" w14:textId="536F9F80" w:rsidR="00655EAD" w:rsidRDefault="453B4E76" w:rsidP="325CB26A">
      <w:pPr>
        <w:ind w:firstLineChars="1300" w:firstLine="2730"/>
        <w:rPr>
          <w:rFonts w:ascii="ＭＳ 明朝" w:eastAsia="ＭＳ 明朝" w:hAnsi="ＭＳ 明朝"/>
        </w:rPr>
      </w:pPr>
      <w:r w:rsidRPr="325CB26A">
        <w:rPr>
          <w:rFonts w:ascii="ＭＳ 明朝" w:eastAsia="ＭＳ 明朝" w:hAnsi="ＭＳ 明朝"/>
        </w:rPr>
        <w:t>受託者</w:t>
      </w:r>
      <w:r w:rsidR="660A4AF5" w:rsidRPr="325CB26A">
        <w:rPr>
          <w:rFonts w:ascii="ＭＳ 明朝" w:eastAsia="ＭＳ 明朝" w:hAnsi="ＭＳ 明朝"/>
        </w:rPr>
        <w:t>：</w:t>
      </w:r>
    </w:p>
    <w:p w14:paraId="77BB956A" w14:textId="77777777" w:rsidR="000E7B37" w:rsidRPr="000E7B37" w:rsidRDefault="000E7B37" w:rsidP="000E7B37">
      <w:pPr>
        <w:ind w:firstLineChars="1300" w:firstLine="2730"/>
        <w:rPr>
          <w:rFonts w:ascii="ＭＳ 明朝" w:eastAsia="ＭＳ 明朝" w:hAnsi="ＭＳ 明朝"/>
        </w:rPr>
      </w:pPr>
      <w:r>
        <w:rPr>
          <w:rFonts w:ascii="ＭＳ 明朝" w:eastAsia="ＭＳ 明朝" w:hAnsi="ＭＳ 明朝" w:hint="eastAsia"/>
        </w:rPr>
        <w:t xml:space="preserve">　</w:t>
      </w:r>
      <w:r w:rsidRPr="000E7B37">
        <w:rPr>
          <w:rFonts w:ascii="ＭＳ 明朝" w:eastAsia="ＭＳ 明朝" w:hAnsi="ＭＳ 明朝"/>
        </w:rPr>
        <w:t>東京都渋谷区神泉町10番15号 アネックス神泉301</w:t>
      </w:r>
    </w:p>
    <w:p w14:paraId="601B94F6" w14:textId="7CAD7CE5" w:rsidR="000E7B37" w:rsidRPr="000E7B37" w:rsidRDefault="000E7B37" w:rsidP="000E7B37">
      <w:pPr>
        <w:ind w:firstLineChars="1300" w:firstLine="2730"/>
        <w:rPr>
          <w:rFonts w:ascii="ＭＳ 明朝" w:eastAsia="ＭＳ 明朝" w:hAnsi="ＭＳ 明朝" w:hint="eastAsia"/>
          <w:color w:val="000000" w:themeColor="text1"/>
          <w:szCs w:val="21"/>
          <w:highlight w:val="yellow"/>
        </w:rPr>
      </w:pPr>
      <w:r>
        <w:rPr>
          <w:rFonts w:ascii="ＭＳ 明朝" w:eastAsia="ＭＳ 明朝" w:hAnsi="ＭＳ 明朝" w:hint="eastAsia"/>
          <w:color w:val="000000" w:themeColor="text1"/>
          <w:szCs w:val="21"/>
          <w:highlight w:val="yellow"/>
        </w:rPr>
        <w:t xml:space="preserve">　</w:t>
      </w:r>
      <w:r w:rsidRPr="000E7B37">
        <w:rPr>
          <w:rFonts w:ascii="ＭＳ 明朝" w:eastAsia="ＭＳ 明朝" w:hAnsi="ＭＳ 明朝"/>
          <w:color w:val="000000" w:themeColor="text1"/>
          <w:szCs w:val="21"/>
          <w:highlight w:val="yellow"/>
        </w:rPr>
        <w:t>アーヤプリズム合同会社</w:t>
      </w:r>
    </w:p>
    <w:p w14:paraId="4D6087A3" w14:textId="5213AD8D" w:rsidR="000E7B37" w:rsidRPr="000E7B37" w:rsidRDefault="000E7B37" w:rsidP="000E7B37">
      <w:pPr>
        <w:ind w:firstLineChars="1300" w:firstLine="2730"/>
        <w:rPr>
          <w:rFonts w:ascii="ＭＳ 明朝" w:eastAsia="ＭＳ 明朝" w:hAnsi="ＭＳ 明朝"/>
          <w:color w:val="000000" w:themeColor="text1"/>
          <w:szCs w:val="21"/>
          <w:highlight w:val="yellow"/>
        </w:rPr>
      </w:pPr>
      <w:r>
        <w:rPr>
          <w:rFonts w:ascii="ＭＳ 明朝" w:eastAsia="ＭＳ 明朝" w:hAnsi="ＭＳ 明朝" w:hint="eastAsia"/>
          <w:color w:val="000000" w:themeColor="text1"/>
          <w:szCs w:val="21"/>
          <w:highlight w:val="yellow"/>
        </w:rPr>
        <w:t xml:space="preserve">　代表者　</w:t>
      </w:r>
      <w:r w:rsidRPr="000E7B37">
        <w:rPr>
          <w:rFonts w:ascii="ＭＳ 明朝" w:eastAsia="ＭＳ 明朝" w:hAnsi="ＭＳ 明朝"/>
          <w:color w:val="000000" w:themeColor="text1"/>
          <w:szCs w:val="21"/>
          <w:highlight w:val="yellow"/>
        </w:rPr>
        <w:t>岡田 朱加</w:t>
      </w:r>
    </w:p>
    <w:p w14:paraId="5D502030" w14:textId="0B404D56" w:rsidR="000E7B37" w:rsidRPr="000E7B37" w:rsidRDefault="000E7B37" w:rsidP="325CB26A">
      <w:pPr>
        <w:ind w:firstLineChars="1300" w:firstLine="2730"/>
        <w:rPr>
          <w:rFonts w:ascii="ＭＳ 明朝" w:eastAsia="ＭＳ 明朝" w:hAnsi="ＭＳ 明朝" w:hint="eastAsia"/>
          <w:color w:val="000000" w:themeColor="text1"/>
          <w:szCs w:val="21"/>
          <w:highlight w:val="yellow"/>
        </w:rPr>
      </w:pPr>
    </w:p>
    <w:p w14:paraId="217F42F2" w14:textId="35E93371" w:rsidR="009E651E" w:rsidRDefault="009E651E" w:rsidP="00EF3D33">
      <w:pPr>
        <w:widowControl/>
        <w:ind w:leftChars="1400" w:left="2940"/>
        <w:jc w:val="left"/>
      </w:pPr>
      <w:r>
        <w:br w:type="page"/>
      </w:r>
    </w:p>
    <w:p w14:paraId="7736697A" w14:textId="77276C60" w:rsidR="3F59D02C" w:rsidRDefault="3F59D02C" w:rsidP="325CB26A">
      <w:pPr>
        <w:jc w:val="right"/>
        <w:rPr>
          <w:rFonts w:ascii="Times New Roman" w:eastAsia="ＭＳ 明朝" w:hAnsi="Times New Roman" w:cs="Times New Roman"/>
        </w:rPr>
      </w:pPr>
      <w:r w:rsidRPr="325CB26A">
        <w:rPr>
          <w:rFonts w:ascii="Times New Roman" w:eastAsia="ＭＳ 明朝" w:hAnsi="Times New Roman" w:cs="Times New Roman"/>
        </w:rPr>
        <w:lastRenderedPageBreak/>
        <w:t xml:space="preserve">発行日：　</w:t>
      </w:r>
      <w:r w:rsidR="002B6C88">
        <w:rPr>
          <w:rFonts w:ascii="Times New Roman" w:eastAsia="ＭＳ 明朝" w:hAnsi="Times New Roman" w:cs="Times New Roman" w:hint="eastAsia"/>
        </w:rPr>
        <w:t>2026</w:t>
      </w:r>
      <w:r w:rsidRPr="325CB26A">
        <w:rPr>
          <w:rFonts w:ascii="Times New Roman" w:eastAsia="ＭＳ 明朝" w:hAnsi="Times New Roman" w:cs="Times New Roman"/>
        </w:rPr>
        <w:t xml:space="preserve">　年　</w:t>
      </w:r>
      <w:r w:rsidR="002B6C88">
        <w:rPr>
          <w:rFonts w:ascii="Times New Roman" w:eastAsia="ＭＳ 明朝" w:hAnsi="Times New Roman" w:cs="Times New Roman" w:hint="eastAsia"/>
        </w:rPr>
        <w:t>1</w:t>
      </w:r>
      <w:r w:rsidRPr="325CB26A">
        <w:rPr>
          <w:rFonts w:ascii="Times New Roman" w:eastAsia="ＭＳ 明朝" w:hAnsi="Times New Roman" w:cs="Times New Roman"/>
        </w:rPr>
        <w:t xml:space="preserve">　月　</w:t>
      </w:r>
      <w:r w:rsidR="002B6C88">
        <w:rPr>
          <w:rFonts w:ascii="Times New Roman" w:eastAsia="ＭＳ 明朝" w:hAnsi="Times New Roman" w:cs="Times New Roman" w:hint="eastAsia"/>
        </w:rPr>
        <w:t>1</w:t>
      </w:r>
      <w:r w:rsidRPr="325CB26A">
        <w:rPr>
          <w:rFonts w:ascii="Times New Roman" w:eastAsia="ＭＳ 明朝" w:hAnsi="Times New Roman" w:cs="Times New Roman"/>
        </w:rPr>
        <w:t xml:space="preserve">　日</w:t>
      </w:r>
    </w:p>
    <w:p w14:paraId="4D4CF71D" w14:textId="03001AE9" w:rsidR="325CB26A" w:rsidRPr="002B6C88" w:rsidRDefault="325CB26A" w:rsidP="325CB26A">
      <w:pPr>
        <w:jc w:val="right"/>
        <w:rPr>
          <w:rFonts w:ascii="Times New Roman" w:eastAsia="ＭＳ 明朝" w:hAnsi="Times New Roman" w:cs="Times New Roman"/>
        </w:rPr>
      </w:pPr>
    </w:p>
    <w:p w14:paraId="1BEBB45B" w14:textId="22CC7729" w:rsidR="325CB26A" w:rsidRDefault="325CB26A" w:rsidP="325CB26A">
      <w:pPr>
        <w:rPr>
          <w:rFonts w:ascii="Times New Roman" w:eastAsia="ＭＳ 明朝" w:hAnsi="Times New Roman" w:cs="Times New Roman"/>
        </w:rPr>
      </w:pPr>
    </w:p>
    <w:p w14:paraId="5872AEBF" w14:textId="121142DA" w:rsidR="00971C00" w:rsidRPr="00971C00" w:rsidRDefault="002B6C88" w:rsidP="00971C00">
      <w:pPr>
        <w:rPr>
          <w:rFonts w:ascii="Times New Roman" w:eastAsia="ＭＳ 明朝" w:hAnsi="Times New Roman" w:cs="Times New Roman"/>
        </w:rPr>
      </w:pPr>
      <w:r>
        <w:rPr>
          <w:rFonts w:ascii="Times New Roman" w:eastAsia="ＭＳ 明朝" w:hAnsi="Times New Roman" w:cs="Times New Roman" w:hint="eastAsia"/>
        </w:rPr>
        <w:t>アーヤプリズム合同会社</w:t>
      </w:r>
      <w:r w:rsidR="00971C00" w:rsidRPr="00971C00">
        <w:rPr>
          <w:rFonts w:ascii="Times New Roman" w:eastAsia="ＭＳ 明朝" w:hAnsi="Times New Roman" w:cs="Times New Roman" w:hint="eastAsia"/>
        </w:rPr>
        <w:t xml:space="preserve">　御中</w:t>
      </w:r>
    </w:p>
    <w:p w14:paraId="2751FC5B" w14:textId="77777777" w:rsidR="00971C00" w:rsidRPr="00971C00" w:rsidRDefault="00971C00" w:rsidP="007874BB">
      <w:pPr>
        <w:ind w:leftChars="2600" w:left="5460"/>
        <w:rPr>
          <w:rFonts w:ascii="Times New Roman" w:eastAsia="ＭＳ 明朝" w:hAnsi="Times New Roman" w:cs="Times New Roman"/>
        </w:rPr>
      </w:pPr>
      <w:r w:rsidRPr="00971C00">
        <w:rPr>
          <w:rFonts w:ascii="Times New Roman" w:eastAsia="ＭＳ 明朝" w:hAnsi="Times New Roman" w:cs="Times New Roman" w:hint="eastAsia"/>
        </w:rPr>
        <w:t>東京都目黒区東山</w:t>
      </w:r>
      <w:r w:rsidRPr="00971C00">
        <w:rPr>
          <w:rFonts w:ascii="Times New Roman" w:eastAsia="ＭＳ 明朝" w:hAnsi="Times New Roman" w:cs="Times New Roman"/>
        </w:rPr>
        <w:t>l</w:t>
      </w:r>
      <w:r w:rsidRPr="00971C00">
        <w:rPr>
          <w:rFonts w:ascii="Times New Roman" w:eastAsia="ＭＳ 明朝" w:hAnsi="Times New Roman" w:cs="Times New Roman"/>
        </w:rPr>
        <w:t>丁目</w:t>
      </w:r>
      <w:r w:rsidRPr="00971C00">
        <w:rPr>
          <w:rFonts w:ascii="Times New Roman" w:eastAsia="ＭＳ 明朝" w:hAnsi="Times New Roman" w:cs="Times New Roman"/>
        </w:rPr>
        <w:t>2</w:t>
      </w:r>
      <w:r w:rsidRPr="00971C00">
        <w:rPr>
          <w:rFonts w:ascii="Times New Roman" w:eastAsia="ＭＳ 明朝" w:hAnsi="Times New Roman" w:cs="Times New Roman"/>
        </w:rPr>
        <w:t>番</w:t>
      </w:r>
      <w:r w:rsidRPr="00971C00">
        <w:rPr>
          <w:rFonts w:ascii="Times New Roman" w:eastAsia="ＭＳ 明朝" w:hAnsi="Times New Roman" w:cs="Times New Roman"/>
        </w:rPr>
        <w:t>2</w:t>
      </w:r>
      <w:r w:rsidRPr="00971C00">
        <w:rPr>
          <w:rFonts w:ascii="Times New Roman" w:eastAsia="ＭＳ 明朝" w:hAnsi="Times New Roman" w:cs="Times New Roman"/>
        </w:rPr>
        <w:t>号</w:t>
      </w:r>
    </w:p>
    <w:p w14:paraId="0F4AEEFA" w14:textId="77777777" w:rsidR="00971C00" w:rsidRPr="00971C00" w:rsidRDefault="00971C00" w:rsidP="007874BB">
      <w:pPr>
        <w:ind w:leftChars="2600" w:left="5460"/>
        <w:rPr>
          <w:rFonts w:ascii="Times New Roman" w:eastAsia="ＭＳ 明朝" w:hAnsi="Times New Roman" w:cs="Times New Roman"/>
        </w:rPr>
      </w:pPr>
      <w:r w:rsidRPr="00971C00">
        <w:rPr>
          <w:rFonts w:ascii="Times New Roman" w:eastAsia="ＭＳ 明朝" w:hAnsi="Times New Roman" w:cs="Times New Roman" w:hint="eastAsia"/>
        </w:rPr>
        <w:t>株式会社</w:t>
      </w:r>
      <w:r w:rsidRPr="00971C00">
        <w:rPr>
          <w:rFonts w:ascii="Times New Roman" w:eastAsia="ＭＳ 明朝" w:hAnsi="Times New Roman" w:cs="Times New Roman"/>
        </w:rPr>
        <w:t>LDH JAPAN</w:t>
      </w:r>
    </w:p>
    <w:p w14:paraId="5AB7B884" w14:textId="1F4C8F60" w:rsidR="00971C00" w:rsidRDefault="43F0CA3C" w:rsidP="27C10FF7">
      <w:pPr>
        <w:ind w:leftChars="2600" w:left="5460"/>
        <w:rPr>
          <w:rFonts w:ascii="ＭＳ 明朝" w:eastAsia="ＭＳ 明朝" w:hAnsi="ＭＳ 明朝"/>
          <w:lang w:eastAsia="zh-TW"/>
        </w:rPr>
      </w:pPr>
      <w:commentRangeStart w:id="8"/>
      <w:r w:rsidRPr="325CB26A">
        <w:rPr>
          <w:rFonts w:ascii="Times New Roman" w:eastAsia="ＭＳ 明朝" w:hAnsi="Times New Roman" w:cs="Times New Roman"/>
        </w:rPr>
        <w:t xml:space="preserve">代表者　</w:t>
      </w:r>
      <w:commentRangeEnd w:id="8"/>
      <w:r w:rsidR="00971C00" w:rsidRPr="002B6C88">
        <w:rPr>
          <w:rStyle w:val="ab"/>
          <w:rFonts w:ascii="Times New Roman" w:eastAsia="ＭＳ 明朝" w:hAnsi="Times New Roman" w:cs="Times New Roman" w:hint="eastAsia"/>
          <w:sz w:val="21"/>
          <w:szCs w:val="22"/>
        </w:rPr>
        <w:commentReference w:id="8"/>
      </w:r>
      <w:r w:rsidR="002B6C88" w:rsidRPr="002B6C88">
        <w:rPr>
          <w:rFonts w:ascii="Times New Roman" w:eastAsia="ＭＳ 明朝" w:hAnsi="Times New Roman" w:cs="Times New Roman" w:hint="eastAsia"/>
        </w:rPr>
        <w:t>新井輔浩</w:t>
      </w:r>
    </w:p>
    <w:p w14:paraId="156ABA32" w14:textId="77777777" w:rsidR="00971C00" w:rsidRPr="00971C00" w:rsidRDefault="00971C00" w:rsidP="007874BB">
      <w:pPr>
        <w:ind w:leftChars="2600" w:left="5460"/>
        <w:rPr>
          <w:rFonts w:ascii="Times New Roman" w:eastAsia="ＭＳ 明朝" w:hAnsi="Times New Roman" w:cs="Times New Roman"/>
        </w:rPr>
      </w:pPr>
    </w:p>
    <w:p w14:paraId="552E991C" w14:textId="77777777" w:rsidR="00971C00" w:rsidRPr="00971C00" w:rsidRDefault="00971C00" w:rsidP="00971C00">
      <w:pPr>
        <w:jc w:val="center"/>
        <w:rPr>
          <w:rFonts w:ascii="Times New Roman" w:eastAsia="ＭＳ 明朝" w:hAnsi="Times New Roman" w:cs="Times New Roman"/>
          <w:sz w:val="24"/>
        </w:rPr>
      </w:pPr>
      <w:r w:rsidRPr="00971C00">
        <w:rPr>
          <w:rFonts w:ascii="Times New Roman" w:eastAsia="ＭＳ 明朝" w:hAnsi="Times New Roman" w:cs="Times New Roman" w:hint="eastAsia"/>
          <w:sz w:val="24"/>
        </w:rPr>
        <w:t>発　注　書</w:t>
      </w:r>
    </w:p>
    <w:p w14:paraId="77B4BC5B" w14:textId="77777777" w:rsidR="00971C00" w:rsidRPr="00971C00" w:rsidRDefault="00971C00" w:rsidP="00971C00">
      <w:pPr>
        <w:rPr>
          <w:rFonts w:ascii="Times New Roman" w:eastAsia="ＭＳ 明朝" w:hAnsi="Times New Roman" w:cs="Times New Roman"/>
        </w:rPr>
      </w:pPr>
    </w:p>
    <w:p w14:paraId="6BAAF28E" w14:textId="42ADF5D3" w:rsidR="00971C00" w:rsidRPr="00971C00" w:rsidRDefault="00971C00" w:rsidP="00971C00">
      <w:pPr>
        <w:rPr>
          <w:rFonts w:ascii="Times New Roman" w:eastAsia="ＭＳ 明朝" w:hAnsi="Times New Roman" w:cs="Times New Roman"/>
        </w:rPr>
      </w:pPr>
      <w:r w:rsidRPr="00971C00">
        <w:rPr>
          <w:rFonts w:ascii="Times New Roman" w:eastAsia="ＭＳ 明朝" w:hAnsi="Times New Roman" w:cs="Times New Roman" w:hint="eastAsia"/>
        </w:rPr>
        <w:t>以下のとおり、業務委託基本契約書（以下「基本契約」といいます。）に基づく個別契約として、本件業務を委託致します。発注書送付後、</w:t>
      </w:r>
      <w:r w:rsidR="002B6C88">
        <w:rPr>
          <w:rFonts w:ascii="Times New Roman" w:eastAsia="ＭＳ 明朝" w:hAnsi="Times New Roman" w:cs="Times New Roman" w:hint="eastAsia"/>
        </w:rPr>
        <w:t>5</w:t>
      </w:r>
      <w:r w:rsidRPr="00971C00">
        <w:rPr>
          <w:rFonts w:ascii="Times New Roman" w:eastAsia="ＭＳ 明朝" w:hAnsi="Times New Roman" w:cs="Times New Roman"/>
        </w:rPr>
        <w:t>営業日以内に</w:t>
      </w:r>
      <w:r w:rsidRPr="00971C00">
        <w:rPr>
          <w:rFonts w:ascii="Times New Roman" w:eastAsia="ＭＳ 明朝" w:hAnsi="Times New Roman" w:cs="Times New Roman" w:hint="eastAsia"/>
        </w:rPr>
        <w:t>諾否の回答のご連絡をお願い致します。なお、本発注書に記載のない事項については、基本契約の定めに従うものとします。</w:t>
      </w:r>
    </w:p>
    <w:p w14:paraId="18282966" w14:textId="77777777" w:rsidR="00971C00" w:rsidRPr="00971C00" w:rsidRDefault="00971C00" w:rsidP="00971C00">
      <w:pPr>
        <w:rPr>
          <w:rFonts w:ascii="Times New Roman" w:eastAsia="ＭＳ 明朝"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5551"/>
      </w:tblGrid>
      <w:tr w:rsidR="00971C00" w:rsidRPr="00971C00" w14:paraId="343D57BA" w14:textId="77777777" w:rsidTr="325CB26A">
        <w:tc>
          <w:tcPr>
            <w:tcW w:w="2943" w:type="dxa"/>
          </w:tcPr>
          <w:p w14:paraId="57C8F29D"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 xml:space="preserve">(1) </w:t>
            </w:r>
            <w:r w:rsidRPr="00971C00">
              <w:rPr>
                <w:rFonts w:ascii="Times New Roman" w:eastAsia="ＭＳ 明朝" w:hAnsi="Times New Roman" w:cs="Times New Roman" w:hint="eastAsia"/>
                <w:szCs w:val="21"/>
              </w:rPr>
              <w:t>本件業務の具体的な内容</w:t>
            </w:r>
          </w:p>
        </w:tc>
        <w:tc>
          <w:tcPr>
            <w:tcW w:w="5551" w:type="dxa"/>
          </w:tcPr>
          <w:p w14:paraId="53105297" w14:textId="7B2F114A" w:rsidR="00971C00" w:rsidRPr="00971C00" w:rsidRDefault="002B6C88" w:rsidP="27C10FF7">
            <w:pPr>
              <w:rPr>
                <w:rFonts w:ascii="Times New Roman" w:eastAsia="ＭＳ 明朝" w:hAnsi="Times New Roman" w:cs="Times New Roman"/>
              </w:rPr>
            </w:pPr>
            <w:r>
              <w:rPr>
                <w:rFonts w:ascii="Times New Roman" w:eastAsia="ＭＳ 明朝" w:hAnsi="Times New Roman" w:cs="Times New Roman" w:hint="eastAsia"/>
              </w:rPr>
              <w:t xml:space="preserve">m-flo </w:t>
            </w:r>
            <w:r>
              <w:rPr>
                <w:rFonts w:ascii="Times New Roman" w:eastAsia="ＭＳ 明朝" w:hAnsi="Times New Roman" w:cs="Times New Roman" w:hint="eastAsia"/>
              </w:rPr>
              <w:t>『</w:t>
            </w:r>
            <w:r>
              <w:rPr>
                <w:rFonts w:ascii="Times New Roman" w:eastAsia="ＭＳ 明朝" w:hAnsi="Times New Roman" w:cs="Times New Roman" w:hint="eastAsia"/>
              </w:rPr>
              <w:t>You Got This</w:t>
            </w:r>
            <w:r>
              <w:rPr>
                <w:rFonts w:ascii="Times New Roman" w:eastAsia="ＭＳ 明朝" w:hAnsi="Times New Roman" w:cs="Times New Roman" w:hint="eastAsia"/>
              </w:rPr>
              <w:t>』アニメ</w:t>
            </w:r>
            <w:r>
              <w:rPr>
                <w:rFonts w:ascii="Times New Roman" w:eastAsia="ＭＳ 明朝" w:hAnsi="Times New Roman" w:cs="Times New Roman" w:hint="eastAsia"/>
              </w:rPr>
              <w:t>MV</w:t>
            </w:r>
            <w:r>
              <w:rPr>
                <w:rFonts w:ascii="Times New Roman" w:eastAsia="ＭＳ 明朝" w:hAnsi="Times New Roman" w:cs="Times New Roman" w:hint="eastAsia"/>
              </w:rPr>
              <w:t>制作</w:t>
            </w:r>
          </w:p>
        </w:tc>
      </w:tr>
      <w:tr w:rsidR="00971C00" w:rsidRPr="00971C00" w14:paraId="75783694" w14:textId="77777777" w:rsidTr="325CB26A">
        <w:tc>
          <w:tcPr>
            <w:tcW w:w="2943" w:type="dxa"/>
          </w:tcPr>
          <w:p w14:paraId="305B517D"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 xml:space="preserve">(2) </w:t>
            </w:r>
            <w:r w:rsidRPr="00971C00">
              <w:rPr>
                <w:rFonts w:ascii="Times New Roman" w:eastAsia="ＭＳ 明朝" w:hAnsi="Times New Roman" w:cs="Times New Roman" w:hint="eastAsia"/>
                <w:szCs w:val="21"/>
              </w:rPr>
              <w:t>成果物</w:t>
            </w:r>
          </w:p>
        </w:tc>
        <w:tc>
          <w:tcPr>
            <w:tcW w:w="5551" w:type="dxa"/>
          </w:tcPr>
          <w:p w14:paraId="3A51F6DC" w14:textId="4AF7EFA1" w:rsidR="00971C00" w:rsidRPr="00971C00" w:rsidRDefault="00611620" w:rsidP="27C10FF7">
            <w:pPr>
              <w:rPr>
                <w:rFonts w:ascii="Times New Roman" w:eastAsia="ＭＳ 明朝" w:hAnsi="Times New Roman" w:cs="Times New Roman"/>
              </w:rPr>
            </w:pPr>
            <w:r>
              <w:rPr>
                <w:rFonts w:ascii="Times New Roman" w:eastAsia="ＭＳ 明朝" w:hAnsi="Times New Roman" w:cs="Times New Roman" w:hint="eastAsia"/>
              </w:rPr>
              <w:t>MV</w:t>
            </w:r>
          </w:p>
        </w:tc>
      </w:tr>
      <w:tr w:rsidR="00971C00" w:rsidRPr="00971C00" w14:paraId="34B2E4BB" w14:textId="77777777" w:rsidTr="325CB26A">
        <w:tc>
          <w:tcPr>
            <w:tcW w:w="2943" w:type="dxa"/>
          </w:tcPr>
          <w:p w14:paraId="1FD2B1BF"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w:t>
            </w:r>
            <w:r w:rsidRPr="00971C00">
              <w:rPr>
                <w:rFonts w:ascii="Times New Roman" w:eastAsia="ＭＳ 明朝" w:hAnsi="Times New Roman" w:cs="Times New Roman"/>
                <w:szCs w:val="21"/>
              </w:rPr>
              <w:t xml:space="preserve">3) </w:t>
            </w:r>
            <w:r w:rsidRPr="00971C00">
              <w:rPr>
                <w:rFonts w:ascii="Times New Roman" w:eastAsia="ＭＳ 明朝" w:hAnsi="Times New Roman" w:cs="Times New Roman" w:hint="eastAsia"/>
                <w:szCs w:val="21"/>
              </w:rPr>
              <w:t>納品日</w:t>
            </w:r>
          </w:p>
        </w:tc>
        <w:tc>
          <w:tcPr>
            <w:tcW w:w="5551" w:type="dxa"/>
          </w:tcPr>
          <w:p w14:paraId="70F9A81A" w14:textId="44844C75" w:rsidR="00971C00" w:rsidRPr="00971C00" w:rsidRDefault="002B6C88" w:rsidP="27C10FF7">
            <w:pPr>
              <w:rPr>
                <w:rFonts w:ascii="Times New Roman" w:eastAsia="ＭＳ 明朝" w:hAnsi="Times New Roman" w:cs="Times New Roman"/>
              </w:rPr>
            </w:pPr>
            <w:r>
              <w:rPr>
                <w:rFonts w:ascii="Times New Roman" w:eastAsia="ＭＳ 明朝" w:hAnsi="Times New Roman" w:cs="Times New Roman" w:hint="eastAsia"/>
              </w:rPr>
              <w:t>2026</w:t>
            </w:r>
            <w:r>
              <w:rPr>
                <w:rFonts w:ascii="Times New Roman" w:eastAsia="ＭＳ 明朝" w:hAnsi="Times New Roman" w:cs="Times New Roman" w:hint="eastAsia"/>
              </w:rPr>
              <w:t>年</w:t>
            </w:r>
            <w:r>
              <w:rPr>
                <w:rFonts w:ascii="Times New Roman" w:eastAsia="ＭＳ 明朝" w:hAnsi="Times New Roman" w:cs="Times New Roman" w:hint="eastAsia"/>
              </w:rPr>
              <w:t>1</w:t>
            </w:r>
            <w:r>
              <w:rPr>
                <w:rFonts w:ascii="Times New Roman" w:eastAsia="ＭＳ 明朝" w:hAnsi="Times New Roman" w:cs="Times New Roman" w:hint="eastAsia"/>
              </w:rPr>
              <w:t>月</w:t>
            </w:r>
            <w:r>
              <w:rPr>
                <w:rFonts w:ascii="Times New Roman" w:eastAsia="ＭＳ 明朝" w:hAnsi="Times New Roman" w:cs="Times New Roman" w:hint="eastAsia"/>
              </w:rPr>
              <w:t>31</w:t>
            </w:r>
            <w:r>
              <w:rPr>
                <w:rFonts w:ascii="Times New Roman" w:eastAsia="ＭＳ 明朝" w:hAnsi="Times New Roman" w:cs="Times New Roman" w:hint="eastAsia"/>
              </w:rPr>
              <w:t>日</w:t>
            </w:r>
          </w:p>
        </w:tc>
      </w:tr>
      <w:tr w:rsidR="00971C00" w:rsidRPr="00971C00" w14:paraId="46AE47B7" w14:textId="77777777" w:rsidTr="325CB26A">
        <w:tc>
          <w:tcPr>
            <w:tcW w:w="2943" w:type="dxa"/>
          </w:tcPr>
          <w:p w14:paraId="4DFDBA5E"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w:t>
            </w:r>
            <w:r w:rsidRPr="00971C00">
              <w:rPr>
                <w:rFonts w:ascii="Times New Roman" w:eastAsia="ＭＳ 明朝" w:hAnsi="Times New Roman" w:cs="Times New Roman"/>
                <w:szCs w:val="21"/>
              </w:rPr>
              <w:t xml:space="preserve">4) </w:t>
            </w:r>
            <w:r w:rsidRPr="00971C00">
              <w:rPr>
                <w:rFonts w:ascii="Times New Roman" w:eastAsia="ＭＳ 明朝" w:hAnsi="Times New Roman" w:cs="Times New Roman" w:hint="eastAsia"/>
                <w:szCs w:val="21"/>
              </w:rPr>
              <w:t>納品場所</w:t>
            </w:r>
          </w:p>
        </w:tc>
        <w:tc>
          <w:tcPr>
            <w:tcW w:w="5551" w:type="dxa"/>
          </w:tcPr>
          <w:p w14:paraId="19E37939" w14:textId="4E38FE7F" w:rsidR="00971C00" w:rsidRPr="00971C00" w:rsidRDefault="002B6C88" w:rsidP="27C10FF7">
            <w:pPr>
              <w:rPr>
                <w:rFonts w:ascii="Times New Roman" w:eastAsia="ＭＳ 明朝" w:hAnsi="Times New Roman" w:cs="Times New Roman"/>
              </w:rPr>
            </w:pPr>
            <w:r>
              <w:rPr>
                <w:rFonts w:ascii="Times New Roman" w:eastAsia="ＭＳ 明朝" w:hAnsi="Times New Roman" w:cs="Times New Roman" w:hint="eastAsia"/>
              </w:rPr>
              <w:t>メール</w:t>
            </w:r>
          </w:p>
        </w:tc>
      </w:tr>
      <w:tr w:rsidR="00971C00" w:rsidRPr="00971C00" w14:paraId="3AFBCB14" w14:textId="77777777" w:rsidTr="325CB26A">
        <w:tc>
          <w:tcPr>
            <w:tcW w:w="2943" w:type="dxa"/>
          </w:tcPr>
          <w:p w14:paraId="27020050"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w:t>
            </w:r>
            <w:r w:rsidRPr="00971C00">
              <w:rPr>
                <w:rFonts w:ascii="Times New Roman" w:eastAsia="ＭＳ 明朝" w:hAnsi="Times New Roman" w:cs="Times New Roman"/>
                <w:szCs w:val="21"/>
              </w:rPr>
              <w:t xml:space="preserve">5) </w:t>
            </w:r>
            <w:r w:rsidRPr="00971C00">
              <w:rPr>
                <w:rFonts w:ascii="Times New Roman" w:eastAsia="ＭＳ 明朝" w:hAnsi="Times New Roman" w:cs="Times New Roman" w:hint="eastAsia"/>
                <w:szCs w:val="21"/>
              </w:rPr>
              <w:t>納品方法</w:t>
            </w:r>
          </w:p>
        </w:tc>
        <w:tc>
          <w:tcPr>
            <w:tcW w:w="5551" w:type="dxa"/>
          </w:tcPr>
          <w:p w14:paraId="12D2C5D2" w14:textId="1078A00D" w:rsidR="00971C00" w:rsidRPr="00971C00" w:rsidRDefault="002B6C88" w:rsidP="27C10FF7">
            <w:pPr>
              <w:rPr>
                <w:rFonts w:ascii="Times New Roman" w:eastAsia="ＭＳ 明朝" w:hAnsi="Times New Roman" w:cs="Times New Roman"/>
              </w:rPr>
            </w:pPr>
            <w:r>
              <w:rPr>
                <w:rFonts w:ascii="Times New Roman" w:eastAsia="ＭＳ 明朝" w:hAnsi="Times New Roman" w:cs="Times New Roman" w:hint="eastAsia"/>
              </w:rPr>
              <w:t>メール</w:t>
            </w:r>
          </w:p>
        </w:tc>
      </w:tr>
      <w:tr w:rsidR="00971C00" w:rsidRPr="00971C00" w14:paraId="640CE228" w14:textId="77777777" w:rsidTr="325CB26A">
        <w:tc>
          <w:tcPr>
            <w:tcW w:w="2943" w:type="dxa"/>
          </w:tcPr>
          <w:p w14:paraId="68AA842C"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w:t>
            </w:r>
            <w:r w:rsidRPr="00971C00">
              <w:rPr>
                <w:rFonts w:ascii="Times New Roman" w:eastAsia="ＭＳ 明朝" w:hAnsi="Times New Roman" w:cs="Times New Roman"/>
                <w:szCs w:val="21"/>
              </w:rPr>
              <w:t xml:space="preserve">6) </w:t>
            </w:r>
            <w:r w:rsidRPr="00971C00">
              <w:rPr>
                <w:rFonts w:ascii="Times New Roman" w:eastAsia="ＭＳ 明朝" w:hAnsi="Times New Roman" w:cs="Times New Roman" w:hint="eastAsia"/>
                <w:szCs w:val="21"/>
              </w:rPr>
              <w:t>業務期間</w:t>
            </w:r>
          </w:p>
        </w:tc>
        <w:tc>
          <w:tcPr>
            <w:tcW w:w="5551" w:type="dxa"/>
          </w:tcPr>
          <w:p w14:paraId="709D77E1" w14:textId="35158525" w:rsidR="00971C00" w:rsidRPr="00971C00" w:rsidRDefault="002B6C88" w:rsidP="00971C00">
            <w:pPr>
              <w:rPr>
                <w:rFonts w:ascii="Times New Roman" w:eastAsia="ＭＳ 明朝" w:hAnsi="Times New Roman" w:cs="Times New Roman"/>
                <w:szCs w:val="21"/>
              </w:rPr>
            </w:pPr>
            <w:r>
              <w:rPr>
                <w:rFonts w:ascii="Times New Roman" w:eastAsia="ＭＳ 明朝" w:hAnsi="Times New Roman" w:cs="Times New Roman" w:hint="eastAsia"/>
              </w:rPr>
              <w:t>2026</w:t>
            </w:r>
            <w:r>
              <w:rPr>
                <w:rFonts w:ascii="Times New Roman" w:eastAsia="ＭＳ 明朝" w:hAnsi="Times New Roman" w:cs="Times New Roman" w:hint="eastAsia"/>
              </w:rPr>
              <w:t>年</w:t>
            </w:r>
            <w:r>
              <w:rPr>
                <w:rFonts w:ascii="Times New Roman" w:eastAsia="ＭＳ 明朝" w:hAnsi="Times New Roman" w:cs="Times New Roman" w:hint="eastAsia"/>
              </w:rPr>
              <w:t>1</w:t>
            </w:r>
            <w:r>
              <w:rPr>
                <w:rFonts w:ascii="Times New Roman" w:eastAsia="ＭＳ 明朝" w:hAnsi="Times New Roman" w:cs="Times New Roman" w:hint="eastAsia"/>
              </w:rPr>
              <w:t>月</w:t>
            </w:r>
            <w:r>
              <w:rPr>
                <w:rFonts w:ascii="Times New Roman" w:eastAsia="ＭＳ 明朝" w:hAnsi="Times New Roman" w:cs="Times New Roman" w:hint="eastAsia"/>
              </w:rPr>
              <w:t>1</w:t>
            </w:r>
            <w:r>
              <w:rPr>
                <w:rFonts w:ascii="Times New Roman" w:eastAsia="ＭＳ 明朝" w:hAnsi="Times New Roman" w:cs="Times New Roman" w:hint="eastAsia"/>
              </w:rPr>
              <w:t>日～</w:t>
            </w:r>
            <w:r>
              <w:rPr>
                <w:rFonts w:ascii="Times New Roman" w:eastAsia="ＭＳ 明朝" w:hAnsi="Times New Roman" w:cs="Times New Roman" w:hint="eastAsia"/>
              </w:rPr>
              <w:t>31</w:t>
            </w:r>
            <w:r>
              <w:rPr>
                <w:rFonts w:ascii="Times New Roman" w:eastAsia="ＭＳ 明朝" w:hAnsi="Times New Roman" w:cs="Times New Roman" w:hint="eastAsia"/>
              </w:rPr>
              <w:t>日</w:t>
            </w:r>
          </w:p>
        </w:tc>
      </w:tr>
      <w:tr w:rsidR="00971C00" w:rsidRPr="00971C00" w14:paraId="7C5D7EC6" w14:textId="77777777" w:rsidTr="325CB26A">
        <w:tc>
          <w:tcPr>
            <w:tcW w:w="2943" w:type="dxa"/>
          </w:tcPr>
          <w:p w14:paraId="5D4CF644"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w:t>
            </w:r>
            <w:r w:rsidRPr="00971C00">
              <w:rPr>
                <w:rFonts w:ascii="Times New Roman" w:eastAsia="ＭＳ 明朝" w:hAnsi="Times New Roman" w:cs="Times New Roman"/>
                <w:szCs w:val="21"/>
              </w:rPr>
              <w:t xml:space="preserve">7) </w:t>
            </w:r>
            <w:r w:rsidRPr="00971C00">
              <w:rPr>
                <w:rFonts w:ascii="Times New Roman" w:eastAsia="ＭＳ 明朝" w:hAnsi="Times New Roman" w:cs="Times New Roman" w:hint="eastAsia"/>
                <w:szCs w:val="21"/>
              </w:rPr>
              <w:t>業務委託料及び支払期日</w:t>
            </w:r>
          </w:p>
        </w:tc>
        <w:tc>
          <w:tcPr>
            <w:tcW w:w="5551" w:type="dxa"/>
          </w:tcPr>
          <w:p w14:paraId="74B5DE09" w14:textId="4402AB1A" w:rsidR="00971C00" w:rsidRDefault="002B6C88" w:rsidP="27C10FF7">
            <w:pPr>
              <w:rPr>
                <w:rFonts w:ascii="Times New Roman" w:hAnsi="Times New Roman" w:cs="Times New Roman"/>
                <w:color w:val="000000" w:themeColor="text1"/>
                <w:sz w:val="20"/>
                <w:szCs w:val="20"/>
              </w:rPr>
            </w:pPr>
            <w:r w:rsidRPr="002B6C88">
              <w:rPr>
                <w:rFonts w:ascii="Times New Roman" w:hAnsi="Times New Roman" w:cs="Times New Roman"/>
                <w:color w:val="000000" w:themeColor="text1"/>
                <w:sz w:val="20"/>
                <w:szCs w:val="20"/>
              </w:rPr>
              <w:t xml:space="preserve">1,650,000 </w:t>
            </w:r>
            <w:r w:rsidRPr="002B6C88">
              <w:rPr>
                <w:rFonts w:ascii="Times New Roman" w:hAnsi="Times New Roman" w:cs="Times New Roman"/>
                <w:color w:val="000000" w:themeColor="text1"/>
                <w:sz w:val="20"/>
                <w:szCs w:val="20"/>
              </w:rPr>
              <w:t>円</w:t>
            </w:r>
            <w:r>
              <w:rPr>
                <w:rFonts w:ascii="Times New Roman" w:hAnsi="Times New Roman" w:cs="Times New Roman" w:hint="eastAsia"/>
                <w:color w:val="000000" w:themeColor="text1"/>
                <w:sz w:val="20"/>
                <w:szCs w:val="20"/>
              </w:rPr>
              <w:t>（税込）</w:t>
            </w:r>
          </w:p>
          <w:p w14:paraId="6C907175" w14:textId="0A372E4B" w:rsidR="002B6C88" w:rsidRPr="002B6C88" w:rsidRDefault="002B6C88" w:rsidP="27C10FF7">
            <w:pPr>
              <w:rPr>
                <w:rFonts w:ascii="Times New Roman" w:hAnsi="Times New Roman" w:cs="Times New Roman"/>
                <w:color w:val="000000" w:themeColor="text1"/>
                <w:sz w:val="20"/>
                <w:szCs w:val="20"/>
                <w:rPrChange w:id="9" w:author="宮下 睦（Mutsumi Miyashita）" w:date="2026-01-07T10:35:00Z">
                  <w:rPr>
                    <w:rFonts w:ascii="Aptos" w:eastAsia="Aptos" w:hAnsi="Aptos" w:cs="Aptos"/>
                    <w:color w:val="000000" w:themeColor="text1"/>
                    <w:sz w:val="24"/>
                    <w:szCs w:val="24"/>
                  </w:rPr>
                </w:rPrChange>
              </w:rPr>
            </w:pPr>
            <w:r>
              <w:rPr>
                <w:rFonts w:ascii="Times New Roman" w:hAnsi="Times New Roman" w:cs="Times New Roman" w:hint="eastAsia"/>
                <w:color w:val="000000" w:themeColor="text1"/>
                <w:sz w:val="20"/>
                <w:szCs w:val="20"/>
              </w:rPr>
              <w:t>2026</w:t>
            </w:r>
            <w:r>
              <w:rPr>
                <w:rFonts w:ascii="Times New Roman" w:hAnsi="Times New Roman" w:cs="Times New Roman" w:hint="eastAsia"/>
                <w:color w:val="000000" w:themeColor="text1"/>
                <w:sz w:val="20"/>
                <w:szCs w:val="20"/>
              </w:rPr>
              <w:t>年</w:t>
            </w:r>
            <w:r>
              <w:rPr>
                <w:rFonts w:ascii="Times New Roman" w:hAnsi="Times New Roman" w:cs="Times New Roman" w:hint="eastAsia"/>
                <w:color w:val="000000" w:themeColor="text1"/>
                <w:sz w:val="20"/>
                <w:szCs w:val="20"/>
              </w:rPr>
              <w:t>3</w:t>
            </w:r>
            <w:r>
              <w:rPr>
                <w:rFonts w:ascii="Times New Roman" w:hAnsi="Times New Roman" w:cs="Times New Roman" w:hint="eastAsia"/>
                <w:color w:val="000000" w:themeColor="text1"/>
                <w:sz w:val="20"/>
                <w:szCs w:val="20"/>
              </w:rPr>
              <w:t>月末支払い</w:t>
            </w:r>
          </w:p>
        </w:tc>
      </w:tr>
      <w:tr w:rsidR="00971C00" w:rsidRPr="00971C00" w14:paraId="3E36FBDA" w14:textId="77777777" w:rsidTr="325CB26A">
        <w:tc>
          <w:tcPr>
            <w:tcW w:w="2943" w:type="dxa"/>
          </w:tcPr>
          <w:p w14:paraId="29D57A13"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(8)</w:t>
            </w:r>
            <w:r w:rsidRPr="00971C00">
              <w:rPr>
                <w:rFonts w:ascii="Times New Roman" w:eastAsia="ＭＳ 明朝" w:hAnsi="Times New Roman" w:cs="Times New Roman"/>
                <w:szCs w:val="21"/>
              </w:rPr>
              <w:t xml:space="preserve"> </w:t>
            </w:r>
            <w:r w:rsidRPr="00971C00">
              <w:rPr>
                <w:rFonts w:ascii="Times New Roman" w:eastAsia="ＭＳ 明朝" w:hAnsi="Times New Roman" w:cs="Times New Roman" w:hint="eastAsia"/>
                <w:szCs w:val="21"/>
              </w:rPr>
              <w:t>その他</w:t>
            </w:r>
          </w:p>
        </w:tc>
        <w:tc>
          <w:tcPr>
            <w:tcW w:w="5551" w:type="dxa"/>
          </w:tcPr>
          <w:p w14:paraId="7DB90663" w14:textId="77777777" w:rsidR="00971C00" w:rsidRPr="00971C00" w:rsidRDefault="00971C00" w:rsidP="00971C00">
            <w:pPr>
              <w:rPr>
                <w:rFonts w:ascii="Times New Roman" w:eastAsia="ＭＳ 明朝" w:hAnsi="Times New Roman" w:cs="Times New Roman"/>
                <w:szCs w:val="21"/>
              </w:rPr>
            </w:pPr>
          </w:p>
        </w:tc>
      </w:tr>
      <w:tr w:rsidR="00971C00" w:rsidRPr="00971C00" w14:paraId="39404212" w14:textId="77777777" w:rsidTr="325CB26A">
        <w:trPr>
          <w:trHeight w:val="730"/>
        </w:trPr>
        <w:tc>
          <w:tcPr>
            <w:tcW w:w="8494" w:type="dxa"/>
            <w:gridSpan w:val="2"/>
            <w:tcBorders>
              <w:bottom w:val="single" w:sz="4" w:space="0" w:color="auto"/>
            </w:tcBorders>
          </w:tcPr>
          <w:p w14:paraId="5E68A5A6"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備考：</w:t>
            </w:r>
          </w:p>
          <w:p w14:paraId="6FA7A7C5" w14:textId="77777777" w:rsidR="00971C00" w:rsidRPr="00971C00" w:rsidRDefault="00971C00" w:rsidP="00971C00">
            <w:pPr>
              <w:rPr>
                <w:rFonts w:ascii="Times New Roman" w:eastAsia="ＭＳ 明朝" w:hAnsi="Times New Roman" w:cs="Times New Roman"/>
                <w:szCs w:val="21"/>
              </w:rPr>
            </w:pPr>
          </w:p>
          <w:p w14:paraId="0DDC21F0" w14:textId="77777777" w:rsidR="00971C00" w:rsidRPr="00971C00" w:rsidRDefault="00971C00" w:rsidP="00971C00">
            <w:pPr>
              <w:rPr>
                <w:rFonts w:ascii="Times New Roman" w:eastAsia="ＭＳ 明朝" w:hAnsi="Times New Roman" w:cs="Times New Roman"/>
                <w:szCs w:val="21"/>
              </w:rPr>
            </w:pPr>
          </w:p>
          <w:p w14:paraId="510EA0EB" w14:textId="77777777" w:rsidR="00971C00" w:rsidRPr="00971C00" w:rsidRDefault="00971C00" w:rsidP="00971C00">
            <w:pPr>
              <w:rPr>
                <w:rFonts w:ascii="Times New Roman" w:eastAsia="ＭＳ 明朝" w:hAnsi="Times New Roman" w:cs="Times New Roman"/>
                <w:szCs w:val="21"/>
              </w:rPr>
            </w:pPr>
          </w:p>
        </w:tc>
      </w:tr>
    </w:tbl>
    <w:p w14:paraId="5A642A96" w14:textId="399B95F4" w:rsidR="27C10FF7" w:rsidRDefault="27C10FF7" w:rsidP="27C10FF7">
      <w:pPr>
        <w:rPr>
          <w:ins w:id="10" w:author="宮下 睦（Mutsumi Miyashita）" w:date="2026-01-07T10:36:00Z" w16du:dateUtc="2026-01-07T10:36:05Z"/>
        </w:rPr>
      </w:pPr>
    </w:p>
    <w:tbl>
      <w:tblPr>
        <w:tblW w:w="0" w:type="auto"/>
        <w:tblBorders>
          <w:top w:val="single" w:sz="4" w:space="0" w:color="auto"/>
          <w:insideH w:val="single" w:sz="4" w:space="0" w:color="auto"/>
          <w:insideV w:val="single" w:sz="4" w:space="0" w:color="auto"/>
        </w:tblBorders>
        <w:tblLook w:val="04A0" w:firstRow="1" w:lastRow="0" w:firstColumn="1" w:lastColumn="0" w:noHBand="0" w:noVBand="1"/>
      </w:tblPr>
      <w:tblGrid>
        <w:gridCol w:w="8494"/>
      </w:tblGrid>
      <w:tr w:rsidR="00971C00" w:rsidRPr="00971C00" w14:paraId="226C8B46" w14:textId="77777777" w:rsidTr="325CB26A">
        <w:tc>
          <w:tcPr>
            <w:tcW w:w="8494" w:type="dxa"/>
          </w:tcPr>
          <w:p w14:paraId="13095747" w14:textId="12E5A328" w:rsidR="18062105" w:rsidRDefault="18062105" w:rsidP="325CB26A">
            <w:pPr>
              <w:jc w:val="right"/>
              <w:rPr>
                <w:rFonts w:ascii="Times New Roman" w:eastAsia="ＭＳ 明朝" w:hAnsi="Times New Roman" w:cs="Times New Roman"/>
              </w:rPr>
            </w:pPr>
            <w:r w:rsidRPr="325CB26A">
              <w:rPr>
                <w:rFonts w:ascii="Times New Roman" w:eastAsia="ＭＳ 明朝" w:hAnsi="Times New Roman" w:cs="Times New Roman"/>
              </w:rPr>
              <w:t>発行日：　　　年　　月　　日</w:t>
            </w:r>
          </w:p>
          <w:p w14:paraId="7F9D9B09" w14:textId="69586D44" w:rsidR="325CB26A" w:rsidRDefault="325CB26A" w:rsidP="325CB26A">
            <w:pPr>
              <w:jc w:val="right"/>
              <w:rPr>
                <w:rFonts w:ascii="Times New Roman" w:eastAsia="ＭＳ 明朝" w:hAnsi="Times New Roman" w:cs="Times New Roman"/>
              </w:rPr>
            </w:pPr>
          </w:p>
          <w:p w14:paraId="1874DF6E" w14:textId="77777777" w:rsidR="00971C00" w:rsidRPr="00971C00" w:rsidRDefault="00971C00" w:rsidP="00971C00">
            <w:pPr>
              <w:jc w:val="center"/>
              <w:rPr>
                <w:rFonts w:ascii="Times New Roman" w:eastAsia="ＭＳ 明朝" w:hAnsi="Times New Roman" w:cs="Times New Roman"/>
                <w:szCs w:val="21"/>
              </w:rPr>
            </w:pPr>
            <w:r w:rsidRPr="00971C00">
              <w:rPr>
                <w:rFonts w:ascii="Times New Roman" w:eastAsia="ＭＳ 明朝" w:hAnsi="Times New Roman" w:cs="Times New Roman" w:hint="eastAsia"/>
                <w:szCs w:val="21"/>
              </w:rPr>
              <w:t>受　注　書</w:t>
            </w:r>
          </w:p>
          <w:p w14:paraId="56AC3F8C" w14:textId="77777777" w:rsidR="00971C00" w:rsidRPr="00971C00" w:rsidRDefault="00971C00" w:rsidP="00971C00">
            <w:pPr>
              <w:rPr>
                <w:rFonts w:ascii="Times New Roman" w:eastAsia="ＭＳ 明朝" w:hAnsi="Times New Roman" w:cs="Times New Roman"/>
                <w:szCs w:val="21"/>
              </w:rPr>
            </w:pPr>
            <w:r w:rsidRPr="00971C00">
              <w:rPr>
                <w:rFonts w:ascii="Times New Roman" w:eastAsia="ＭＳ 明朝" w:hAnsi="Times New Roman" w:cs="Times New Roman" w:hint="eastAsia"/>
                <w:szCs w:val="21"/>
              </w:rPr>
              <w:t>上記発注を受注致します。</w:t>
            </w:r>
          </w:p>
          <w:p w14:paraId="37F739AE" w14:textId="77777777" w:rsidR="00971C00" w:rsidRPr="00971C00" w:rsidRDefault="00971C00" w:rsidP="00971C00">
            <w:pPr>
              <w:rPr>
                <w:rFonts w:ascii="Times New Roman" w:eastAsia="ＭＳ 明朝" w:hAnsi="Times New Roman" w:cs="Times New Roman"/>
                <w:szCs w:val="21"/>
              </w:rPr>
            </w:pPr>
          </w:p>
        </w:tc>
      </w:tr>
    </w:tbl>
    <w:p w14:paraId="67723C90" w14:textId="290C57AB" w:rsidR="27C10FF7" w:rsidRDefault="27C10FF7" w:rsidP="27C10FF7">
      <w:pPr>
        <w:rPr>
          <w:rFonts w:ascii="Times New Roman" w:eastAsia="ＭＳ 明朝" w:hAnsi="Times New Roman" w:cs="Times New Roman"/>
        </w:rPr>
      </w:pPr>
    </w:p>
    <w:sectPr w:rsidR="27C10FF7" w:rsidSect="00BB0383">
      <w:footerReference w:type="default" r:id="rId15"/>
      <w:pgSz w:w="11906" w:h="16838"/>
      <w:pgMar w:top="1985" w:right="1701" w:bottom="1701" w:left="1701" w:header="851" w:footer="992" w:gutter="0"/>
      <w:cols w:space="425"/>
      <w:docGrid w:type="lines" w:linePitch="34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mada (LDH)" w:date="2023-05-18T16:08:00Z" w:initials="Yamada">
    <w:p w14:paraId="59BE08A3" w14:textId="77777777" w:rsidR="00971C00" w:rsidRDefault="00971C00" w:rsidP="00170524">
      <w:pPr>
        <w:pStyle w:val="ac"/>
      </w:pPr>
      <w:r>
        <w:rPr>
          <w:rStyle w:val="ab"/>
        </w:rPr>
        <w:annotationRef/>
      </w:r>
      <w:r>
        <w:t>依頼予定の業務を入れてください</w:t>
      </w:r>
    </w:p>
  </w:comment>
  <w:comment w:id="1" w:author="Yamada (LDH)" w:date="2023-05-18T16:08:00Z" w:initials="Yamada">
    <w:p w14:paraId="1B3566BB" w14:textId="77777777" w:rsidR="00971C00" w:rsidRDefault="00971C00" w:rsidP="00654209">
      <w:pPr>
        <w:pStyle w:val="ac"/>
      </w:pPr>
      <w:r>
        <w:rPr>
          <w:rStyle w:val="ab"/>
        </w:rPr>
        <w:annotationRef/>
      </w:r>
      <w:r>
        <w:t>契約期間を入れてください。</w:t>
      </w:r>
    </w:p>
  </w:comment>
  <w:comment w:id="6" w:author="Yamada (LDH)" w:date="2023-05-18T16:09:00Z" w:initials="Yamada">
    <w:p w14:paraId="111AE794" w14:textId="77777777" w:rsidR="00971C00" w:rsidRDefault="00971C00" w:rsidP="000F6554">
      <w:pPr>
        <w:pStyle w:val="ac"/>
      </w:pPr>
      <w:r>
        <w:rPr>
          <w:rStyle w:val="ab"/>
        </w:rPr>
        <w:annotationRef/>
      </w:r>
      <w:r>
        <w:t>契約締結日を入れてください。</w:t>
      </w:r>
    </w:p>
  </w:comment>
  <w:comment w:id="7" w:author="Yamada (LDH)" w:date="2023-05-18T16:03:00Z" w:initials="Yamada">
    <w:p w14:paraId="2776F37C" w14:textId="5253CFAD" w:rsidR="00971C00" w:rsidRDefault="00971C00" w:rsidP="00971C00">
      <w:pPr>
        <w:pStyle w:val="ac"/>
      </w:pPr>
      <w:r>
        <w:rPr>
          <w:rStyle w:val="ab"/>
        </w:rPr>
        <w:annotationRef/>
      </w:r>
      <w:r>
        <w:t>決裁権者を入れてください（例：第●マネージメント部 部長 ●● ●●）</w:t>
      </w:r>
    </w:p>
  </w:comment>
  <w:comment w:id="8" w:author="Yamada (LDH)" w:date="2023-05-18T16:03:00Z" w:initials="Yamada">
    <w:p w14:paraId="6F92DADE" w14:textId="77777777" w:rsidR="00971C00" w:rsidRDefault="00971C00" w:rsidP="006841A8">
      <w:pPr>
        <w:pStyle w:val="ac"/>
      </w:pPr>
      <w:r>
        <w:rPr>
          <w:rStyle w:val="ab"/>
        </w:rPr>
        <w:annotationRef/>
      </w:r>
      <w:r>
        <w:t>決裁権者を入れてください（例：第●マネージメント部 部長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BE08A3" w15:done="0"/>
  <w15:commentEx w15:paraId="1B3566BB" w15:done="0"/>
  <w15:commentEx w15:paraId="111AE794" w15:done="0"/>
  <w15:commentEx w15:paraId="2776F37C" w15:done="0"/>
  <w15:commentEx w15:paraId="6F92DA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0CBF8" w16cex:dateUtc="2023-05-18T07:08:00Z"/>
  <w16cex:commentExtensible w16cex:durableId="2810CC19" w16cex:dateUtc="2023-05-18T07:08:00Z"/>
  <w16cex:commentExtensible w16cex:durableId="2810CC2F" w16cex:dateUtc="2023-05-18T07:09:00Z"/>
  <w16cex:commentExtensible w16cex:durableId="2810CBAB" w16cex:dateUtc="2023-05-18T07:03:00Z"/>
  <w16cex:commentExtensible w16cex:durableId="2810CAC2" w16cex:dateUtc="2023-05-18T0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BE08A3" w16cid:durableId="2810CBF8"/>
  <w16cid:commentId w16cid:paraId="1B3566BB" w16cid:durableId="2810CC19"/>
  <w16cid:commentId w16cid:paraId="111AE794" w16cid:durableId="2810CC2F"/>
  <w16cid:commentId w16cid:paraId="2776F37C" w16cid:durableId="2810CBAB"/>
  <w16cid:commentId w16cid:paraId="6F92DADE" w16cid:durableId="2810CA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807C" w14:textId="77777777" w:rsidR="00E161D5" w:rsidRDefault="00E161D5" w:rsidP="00FC7875">
      <w:r>
        <w:separator/>
      </w:r>
    </w:p>
  </w:endnote>
  <w:endnote w:type="continuationSeparator" w:id="0">
    <w:p w14:paraId="13299E0D" w14:textId="77777777" w:rsidR="00E161D5" w:rsidRDefault="00E161D5" w:rsidP="00FC7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ptos">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96467"/>
      <w:docPartObj>
        <w:docPartGallery w:val="Page Numbers (Bottom of Page)"/>
        <w:docPartUnique/>
      </w:docPartObj>
    </w:sdtPr>
    <w:sdtContent>
      <w:p w14:paraId="4401E413" w14:textId="2983AAEF" w:rsidR="00FC7875" w:rsidRDefault="00FC7875">
        <w:pPr>
          <w:pStyle w:val="a6"/>
          <w:jc w:val="center"/>
        </w:pPr>
        <w:r>
          <w:fldChar w:fldCharType="begin"/>
        </w:r>
        <w:r>
          <w:instrText>PAGE   \* MERGEFORMAT</w:instrText>
        </w:r>
        <w:r>
          <w:fldChar w:fldCharType="separate"/>
        </w:r>
        <w:r>
          <w:rPr>
            <w:lang w:val="ja-JP"/>
          </w:rPr>
          <w:t>2</w:t>
        </w:r>
        <w:r>
          <w:fldChar w:fldCharType="end"/>
        </w:r>
      </w:p>
    </w:sdtContent>
  </w:sdt>
  <w:p w14:paraId="1493D731" w14:textId="77777777" w:rsidR="00FC7875" w:rsidRDefault="00FC787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75C6" w14:textId="77777777" w:rsidR="00E161D5" w:rsidRDefault="00E161D5" w:rsidP="00FC7875">
      <w:r>
        <w:separator/>
      </w:r>
    </w:p>
  </w:footnote>
  <w:footnote w:type="continuationSeparator" w:id="0">
    <w:p w14:paraId="33167D27" w14:textId="77777777" w:rsidR="00E161D5" w:rsidRDefault="00E161D5" w:rsidP="00FC7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363"/>
    <w:multiLevelType w:val="hybridMultilevel"/>
    <w:tmpl w:val="88BACA66"/>
    <w:lvl w:ilvl="0" w:tplc="F90E42B2">
      <w:start w:val="1"/>
      <w:numFmt w:val="decimal"/>
      <w:lvlText w:val="%1."/>
      <w:lvlJc w:val="left"/>
      <w:pPr>
        <w:ind w:left="126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83225D6"/>
    <w:multiLevelType w:val="hybridMultilevel"/>
    <w:tmpl w:val="71F43824"/>
    <w:lvl w:ilvl="0" w:tplc="3FEA4232">
      <w:start w:val="1"/>
      <w:numFmt w:val="decimal"/>
      <w:lvlText w:val="%1."/>
      <w:lvlJc w:val="left"/>
      <w:pPr>
        <w:ind w:left="630" w:hanging="42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BB126D2"/>
    <w:multiLevelType w:val="hybridMultilevel"/>
    <w:tmpl w:val="72E8C41E"/>
    <w:lvl w:ilvl="0" w:tplc="6D9ECA96">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0BB71AB6"/>
    <w:multiLevelType w:val="hybridMultilevel"/>
    <w:tmpl w:val="AADE7AC8"/>
    <w:lvl w:ilvl="0" w:tplc="F9001900">
      <w:start w:val="1"/>
      <w:numFmt w:val="upperRoman"/>
      <w:lvlText w:val="%1."/>
      <w:lvlJc w:val="left"/>
      <w:pPr>
        <w:ind w:left="1483" w:hanging="417"/>
      </w:pPr>
      <w:rPr>
        <w:rFonts w:ascii="Arial" w:eastAsia="Arial" w:hAnsi="Arial" w:cs="Arial" w:hint="default"/>
        <w:spacing w:val="-1"/>
        <w:w w:val="108"/>
        <w:sz w:val="20"/>
        <w:szCs w:val="20"/>
      </w:rPr>
    </w:lvl>
    <w:lvl w:ilvl="1" w:tplc="C6A89ED0">
      <w:start w:val="1"/>
      <w:numFmt w:val="decimal"/>
      <w:lvlText w:val="(%2)"/>
      <w:lvlJc w:val="left"/>
      <w:pPr>
        <w:ind w:left="2962" w:hanging="424"/>
      </w:pPr>
      <w:rPr>
        <w:rFonts w:asciiTheme="minorEastAsia" w:eastAsiaTheme="minorEastAsia" w:hAnsiTheme="minorEastAsia" w:cs="Microsoft JhengHei"/>
        <w:spacing w:val="-1"/>
        <w:w w:val="100"/>
      </w:rPr>
    </w:lvl>
    <w:lvl w:ilvl="2" w:tplc="DBA60578">
      <w:numFmt w:val="bullet"/>
      <w:lvlText w:val="•"/>
      <w:lvlJc w:val="left"/>
      <w:pPr>
        <w:ind w:left="3892" w:hanging="424"/>
      </w:pPr>
      <w:rPr>
        <w:rFonts w:hint="default"/>
      </w:rPr>
    </w:lvl>
    <w:lvl w:ilvl="3" w:tplc="3DEE21E0">
      <w:numFmt w:val="bullet"/>
      <w:lvlText w:val="•"/>
      <w:lvlJc w:val="left"/>
      <w:pPr>
        <w:ind w:left="4824" w:hanging="424"/>
      </w:pPr>
      <w:rPr>
        <w:rFonts w:hint="default"/>
      </w:rPr>
    </w:lvl>
    <w:lvl w:ilvl="4" w:tplc="F028B500">
      <w:numFmt w:val="bullet"/>
      <w:lvlText w:val="•"/>
      <w:lvlJc w:val="left"/>
      <w:pPr>
        <w:ind w:left="5756" w:hanging="424"/>
      </w:pPr>
      <w:rPr>
        <w:rFonts w:hint="default"/>
      </w:rPr>
    </w:lvl>
    <w:lvl w:ilvl="5" w:tplc="4E90603A">
      <w:numFmt w:val="bullet"/>
      <w:lvlText w:val="•"/>
      <w:lvlJc w:val="left"/>
      <w:pPr>
        <w:ind w:left="6688" w:hanging="424"/>
      </w:pPr>
      <w:rPr>
        <w:rFonts w:hint="default"/>
      </w:rPr>
    </w:lvl>
    <w:lvl w:ilvl="6" w:tplc="F9C8FD7A">
      <w:numFmt w:val="bullet"/>
      <w:lvlText w:val="•"/>
      <w:lvlJc w:val="left"/>
      <w:pPr>
        <w:ind w:left="7620" w:hanging="424"/>
      </w:pPr>
      <w:rPr>
        <w:rFonts w:hint="default"/>
      </w:rPr>
    </w:lvl>
    <w:lvl w:ilvl="7" w:tplc="CEBEEB68">
      <w:numFmt w:val="bullet"/>
      <w:lvlText w:val="•"/>
      <w:lvlJc w:val="left"/>
      <w:pPr>
        <w:ind w:left="8552" w:hanging="424"/>
      </w:pPr>
      <w:rPr>
        <w:rFonts w:hint="default"/>
      </w:rPr>
    </w:lvl>
    <w:lvl w:ilvl="8" w:tplc="9FCE37FA">
      <w:numFmt w:val="bullet"/>
      <w:lvlText w:val="•"/>
      <w:lvlJc w:val="left"/>
      <w:pPr>
        <w:ind w:left="9484" w:hanging="424"/>
      </w:pPr>
      <w:rPr>
        <w:rFonts w:hint="default"/>
      </w:rPr>
    </w:lvl>
  </w:abstractNum>
  <w:abstractNum w:abstractNumId="4" w15:restartNumberingAfterBreak="0">
    <w:nsid w:val="0F9A3DBB"/>
    <w:multiLevelType w:val="hybridMultilevel"/>
    <w:tmpl w:val="A2BCA100"/>
    <w:lvl w:ilvl="0" w:tplc="3FEA4232">
      <w:start w:val="1"/>
      <w:numFmt w:val="decimal"/>
      <w:lvlText w:val="%1."/>
      <w:lvlJc w:val="left"/>
      <w:pPr>
        <w:ind w:left="630" w:hanging="420"/>
      </w:pPr>
      <w:rPr>
        <w:rFonts w:hint="eastAsia"/>
      </w:rPr>
    </w:lvl>
    <w:lvl w:ilvl="1" w:tplc="6E981FFE">
      <w:start w:val="1"/>
      <w:numFmt w:val="decimal"/>
      <w:lvlText w:val="(%2)"/>
      <w:lvlJc w:val="left"/>
      <w:pPr>
        <w:ind w:left="1050" w:hanging="420"/>
      </w:pPr>
      <w:rPr>
        <w:rFonts w:hint="eastAsia"/>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5" w15:restartNumberingAfterBreak="0">
    <w:nsid w:val="0FAD1322"/>
    <w:multiLevelType w:val="hybridMultilevel"/>
    <w:tmpl w:val="5BB237CE"/>
    <w:lvl w:ilvl="0" w:tplc="7D00E964">
      <w:start w:val="1"/>
      <w:numFmt w:val="decimal"/>
      <w:lvlText w:val="(%1)"/>
      <w:lvlJc w:val="left"/>
      <w:pPr>
        <w:ind w:left="630" w:hanging="42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6" w15:restartNumberingAfterBreak="0">
    <w:nsid w:val="18D14D8A"/>
    <w:multiLevelType w:val="hybridMultilevel"/>
    <w:tmpl w:val="42A420A6"/>
    <w:lvl w:ilvl="0" w:tplc="281E92C8">
      <w:start w:val="1"/>
      <w:numFmt w:val="decimal"/>
      <w:lvlText w:val="%1."/>
      <w:lvlJc w:val="left"/>
      <w:pPr>
        <w:ind w:left="1618" w:hanging="360"/>
      </w:pPr>
      <w:rPr>
        <w:rFonts w:hint="default"/>
      </w:rPr>
    </w:lvl>
    <w:lvl w:ilvl="1" w:tplc="04090017">
      <w:start w:val="1"/>
      <w:numFmt w:val="aiueoFullWidth"/>
      <w:lvlText w:val="(%2)"/>
      <w:lvlJc w:val="left"/>
      <w:pPr>
        <w:ind w:left="2098" w:hanging="420"/>
      </w:pPr>
    </w:lvl>
    <w:lvl w:ilvl="2" w:tplc="01882A7C">
      <w:start w:val="1"/>
      <w:numFmt w:val="decimal"/>
      <w:lvlText w:val="(%3)"/>
      <w:lvlJc w:val="left"/>
      <w:pPr>
        <w:ind w:left="2518" w:hanging="420"/>
      </w:pPr>
      <w:rPr>
        <w:rFonts w:asciiTheme="minorEastAsia" w:eastAsiaTheme="minorEastAsia" w:hAnsiTheme="minorEastAsia" w:cs="Microsoft JhengHei"/>
      </w:rPr>
    </w:lvl>
    <w:lvl w:ilvl="3" w:tplc="0409000F" w:tentative="1">
      <w:start w:val="1"/>
      <w:numFmt w:val="decimal"/>
      <w:lvlText w:val="%4."/>
      <w:lvlJc w:val="left"/>
      <w:pPr>
        <w:ind w:left="2938" w:hanging="420"/>
      </w:pPr>
    </w:lvl>
    <w:lvl w:ilvl="4" w:tplc="04090017" w:tentative="1">
      <w:start w:val="1"/>
      <w:numFmt w:val="aiueoFullWidth"/>
      <w:lvlText w:val="(%5)"/>
      <w:lvlJc w:val="left"/>
      <w:pPr>
        <w:ind w:left="3358" w:hanging="420"/>
      </w:pPr>
    </w:lvl>
    <w:lvl w:ilvl="5" w:tplc="04090011" w:tentative="1">
      <w:start w:val="1"/>
      <w:numFmt w:val="decimalEnclosedCircle"/>
      <w:lvlText w:val="%6"/>
      <w:lvlJc w:val="left"/>
      <w:pPr>
        <w:ind w:left="3778" w:hanging="420"/>
      </w:pPr>
    </w:lvl>
    <w:lvl w:ilvl="6" w:tplc="0409000F" w:tentative="1">
      <w:start w:val="1"/>
      <w:numFmt w:val="decimal"/>
      <w:lvlText w:val="%7."/>
      <w:lvlJc w:val="left"/>
      <w:pPr>
        <w:ind w:left="4198" w:hanging="420"/>
      </w:pPr>
    </w:lvl>
    <w:lvl w:ilvl="7" w:tplc="04090017" w:tentative="1">
      <w:start w:val="1"/>
      <w:numFmt w:val="aiueoFullWidth"/>
      <w:lvlText w:val="(%8)"/>
      <w:lvlJc w:val="left"/>
      <w:pPr>
        <w:ind w:left="4618" w:hanging="420"/>
      </w:pPr>
    </w:lvl>
    <w:lvl w:ilvl="8" w:tplc="04090011" w:tentative="1">
      <w:start w:val="1"/>
      <w:numFmt w:val="decimalEnclosedCircle"/>
      <w:lvlText w:val="%9"/>
      <w:lvlJc w:val="left"/>
      <w:pPr>
        <w:ind w:left="5038" w:hanging="420"/>
      </w:pPr>
    </w:lvl>
  </w:abstractNum>
  <w:abstractNum w:abstractNumId="7" w15:restartNumberingAfterBreak="0">
    <w:nsid w:val="1BBA745E"/>
    <w:multiLevelType w:val="hybridMultilevel"/>
    <w:tmpl w:val="AE7EBA12"/>
    <w:lvl w:ilvl="0" w:tplc="AC20DB24">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226A6327"/>
    <w:multiLevelType w:val="hybridMultilevel"/>
    <w:tmpl w:val="1C6E30E8"/>
    <w:lvl w:ilvl="0" w:tplc="0409000F">
      <w:start w:val="1"/>
      <w:numFmt w:val="decimal"/>
      <w:lvlText w:val="%1."/>
      <w:lvlJc w:val="left"/>
      <w:pPr>
        <w:ind w:left="1792" w:hanging="420"/>
      </w:pPr>
    </w:lvl>
    <w:lvl w:ilvl="1" w:tplc="04090017" w:tentative="1">
      <w:start w:val="1"/>
      <w:numFmt w:val="aiueoFullWidth"/>
      <w:lvlText w:val="(%2)"/>
      <w:lvlJc w:val="left"/>
      <w:pPr>
        <w:ind w:left="2212" w:hanging="420"/>
      </w:pPr>
    </w:lvl>
    <w:lvl w:ilvl="2" w:tplc="04090011" w:tentative="1">
      <w:start w:val="1"/>
      <w:numFmt w:val="decimalEnclosedCircle"/>
      <w:lvlText w:val="%3"/>
      <w:lvlJc w:val="left"/>
      <w:pPr>
        <w:ind w:left="2632" w:hanging="420"/>
      </w:pPr>
    </w:lvl>
    <w:lvl w:ilvl="3" w:tplc="0409000F" w:tentative="1">
      <w:start w:val="1"/>
      <w:numFmt w:val="decimal"/>
      <w:lvlText w:val="%4."/>
      <w:lvlJc w:val="left"/>
      <w:pPr>
        <w:ind w:left="3052" w:hanging="420"/>
      </w:pPr>
    </w:lvl>
    <w:lvl w:ilvl="4" w:tplc="04090017" w:tentative="1">
      <w:start w:val="1"/>
      <w:numFmt w:val="aiueoFullWidth"/>
      <w:lvlText w:val="(%5)"/>
      <w:lvlJc w:val="left"/>
      <w:pPr>
        <w:ind w:left="3472" w:hanging="420"/>
      </w:pPr>
    </w:lvl>
    <w:lvl w:ilvl="5" w:tplc="04090011" w:tentative="1">
      <w:start w:val="1"/>
      <w:numFmt w:val="decimalEnclosedCircle"/>
      <w:lvlText w:val="%6"/>
      <w:lvlJc w:val="left"/>
      <w:pPr>
        <w:ind w:left="3892" w:hanging="420"/>
      </w:pPr>
    </w:lvl>
    <w:lvl w:ilvl="6" w:tplc="0409000F" w:tentative="1">
      <w:start w:val="1"/>
      <w:numFmt w:val="decimal"/>
      <w:lvlText w:val="%7."/>
      <w:lvlJc w:val="left"/>
      <w:pPr>
        <w:ind w:left="4312" w:hanging="420"/>
      </w:pPr>
    </w:lvl>
    <w:lvl w:ilvl="7" w:tplc="04090017" w:tentative="1">
      <w:start w:val="1"/>
      <w:numFmt w:val="aiueoFullWidth"/>
      <w:lvlText w:val="(%8)"/>
      <w:lvlJc w:val="left"/>
      <w:pPr>
        <w:ind w:left="4732" w:hanging="420"/>
      </w:pPr>
    </w:lvl>
    <w:lvl w:ilvl="8" w:tplc="04090011" w:tentative="1">
      <w:start w:val="1"/>
      <w:numFmt w:val="decimalEnclosedCircle"/>
      <w:lvlText w:val="%9"/>
      <w:lvlJc w:val="left"/>
      <w:pPr>
        <w:ind w:left="5152" w:hanging="420"/>
      </w:pPr>
    </w:lvl>
  </w:abstractNum>
  <w:abstractNum w:abstractNumId="9" w15:restartNumberingAfterBreak="0">
    <w:nsid w:val="22FF402C"/>
    <w:multiLevelType w:val="hybridMultilevel"/>
    <w:tmpl w:val="E344323C"/>
    <w:lvl w:ilvl="0" w:tplc="2488F18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A217716"/>
    <w:multiLevelType w:val="hybridMultilevel"/>
    <w:tmpl w:val="65C4824A"/>
    <w:lvl w:ilvl="0" w:tplc="D16CA638">
      <w:start w:val="1"/>
      <w:numFmt w:val="decimal"/>
      <w:lvlText w:val="%1."/>
      <w:lvlJc w:val="left"/>
      <w:pPr>
        <w:ind w:left="1570" w:hanging="360"/>
      </w:pPr>
      <w:rPr>
        <w:rFonts w:hint="default"/>
      </w:rPr>
    </w:lvl>
    <w:lvl w:ilvl="1" w:tplc="04090017" w:tentative="1">
      <w:start w:val="1"/>
      <w:numFmt w:val="aiueoFullWidth"/>
      <w:lvlText w:val="(%2)"/>
      <w:lvlJc w:val="left"/>
      <w:pPr>
        <w:ind w:left="2050" w:hanging="420"/>
      </w:pPr>
    </w:lvl>
    <w:lvl w:ilvl="2" w:tplc="04090011" w:tentative="1">
      <w:start w:val="1"/>
      <w:numFmt w:val="decimalEnclosedCircle"/>
      <w:lvlText w:val="%3"/>
      <w:lvlJc w:val="left"/>
      <w:pPr>
        <w:ind w:left="2470" w:hanging="420"/>
      </w:pPr>
    </w:lvl>
    <w:lvl w:ilvl="3" w:tplc="0409000F" w:tentative="1">
      <w:start w:val="1"/>
      <w:numFmt w:val="decimal"/>
      <w:lvlText w:val="%4."/>
      <w:lvlJc w:val="left"/>
      <w:pPr>
        <w:ind w:left="2890" w:hanging="420"/>
      </w:pPr>
    </w:lvl>
    <w:lvl w:ilvl="4" w:tplc="04090017" w:tentative="1">
      <w:start w:val="1"/>
      <w:numFmt w:val="aiueoFullWidth"/>
      <w:lvlText w:val="(%5)"/>
      <w:lvlJc w:val="left"/>
      <w:pPr>
        <w:ind w:left="3310" w:hanging="420"/>
      </w:pPr>
    </w:lvl>
    <w:lvl w:ilvl="5" w:tplc="04090011" w:tentative="1">
      <w:start w:val="1"/>
      <w:numFmt w:val="decimalEnclosedCircle"/>
      <w:lvlText w:val="%6"/>
      <w:lvlJc w:val="left"/>
      <w:pPr>
        <w:ind w:left="3730" w:hanging="420"/>
      </w:pPr>
    </w:lvl>
    <w:lvl w:ilvl="6" w:tplc="0409000F" w:tentative="1">
      <w:start w:val="1"/>
      <w:numFmt w:val="decimal"/>
      <w:lvlText w:val="%7."/>
      <w:lvlJc w:val="left"/>
      <w:pPr>
        <w:ind w:left="4150" w:hanging="420"/>
      </w:pPr>
    </w:lvl>
    <w:lvl w:ilvl="7" w:tplc="04090017" w:tentative="1">
      <w:start w:val="1"/>
      <w:numFmt w:val="aiueoFullWidth"/>
      <w:lvlText w:val="(%8)"/>
      <w:lvlJc w:val="left"/>
      <w:pPr>
        <w:ind w:left="4570" w:hanging="420"/>
      </w:pPr>
    </w:lvl>
    <w:lvl w:ilvl="8" w:tplc="04090011" w:tentative="1">
      <w:start w:val="1"/>
      <w:numFmt w:val="decimalEnclosedCircle"/>
      <w:lvlText w:val="%9"/>
      <w:lvlJc w:val="left"/>
      <w:pPr>
        <w:ind w:left="4990" w:hanging="420"/>
      </w:pPr>
    </w:lvl>
  </w:abstractNum>
  <w:abstractNum w:abstractNumId="11" w15:restartNumberingAfterBreak="0">
    <w:nsid w:val="323A1218"/>
    <w:multiLevelType w:val="hybridMultilevel"/>
    <w:tmpl w:val="D090CB64"/>
    <w:lvl w:ilvl="0" w:tplc="AFE8D5A4">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395948CF"/>
    <w:multiLevelType w:val="hybridMultilevel"/>
    <w:tmpl w:val="E9F63B2A"/>
    <w:lvl w:ilvl="0" w:tplc="34A2A2F2">
      <w:start w:val="1"/>
      <w:numFmt w:val="decimal"/>
      <w:lvlText w:val="%1."/>
      <w:lvlJc w:val="left"/>
      <w:pPr>
        <w:ind w:left="1678" w:hanging="420"/>
      </w:pPr>
      <w:rPr>
        <w:rFonts w:asciiTheme="minorEastAsia" w:eastAsiaTheme="minorEastAsia" w:hAnsiTheme="minorEastAsia" w:cs="Microsoft JhengHei"/>
        <w:w w:val="107"/>
      </w:rPr>
    </w:lvl>
    <w:lvl w:ilvl="1" w:tplc="04090017" w:tentative="1">
      <w:start w:val="1"/>
      <w:numFmt w:val="aiueoFullWidth"/>
      <w:lvlText w:val="(%2)"/>
      <w:lvlJc w:val="left"/>
      <w:pPr>
        <w:ind w:left="2098" w:hanging="420"/>
      </w:pPr>
    </w:lvl>
    <w:lvl w:ilvl="2" w:tplc="04090011" w:tentative="1">
      <w:start w:val="1"/>
      <w:numFmt w:val="decimalEnclosedCircle"/>
      <w:lvlText w:val="%3"/>
      <w:lvlJc w:val="left"/>
      <w:pPr>
        <w:ind w:left="2518" w:hanging="420"/>
      </w:pPr>
    </w:lvl>
    <w:lvl w:ilvl="3" w:tplc="0409000F" w:tentative="1">
      <w:start w:val="1"/>
      <w:numFmt w:val="decimal"/>
      <w:lvlText w:val="%4."/>
      <w:lvlJc w:val="left"/>
      <w:pPr>
        <w:ind w:left="2938" w:hanging="420"/>
      </w:pPr>
    </w:lvl>
    <w:lvl w:ilvl="4" w:tplc="04090017" w:tentative="1">
      <w:start w:val="1"/>
      <w:numFmt w:val="aiueoFullWidth"/>
      <w:lvlText w:val="(%5)"/>
      <w:lvlJc w:val="left"/>
      <w:pPr>
        <w:ind w:left="3358" w:hanging="420"/>
      </w:pPr>
    </w:lvl>
    <w:lvl w:ilvl="5" w:tplc="04090011" w:tentative="1">
      <w:start w:val="1"/>
      <w:numFmt w:val="decimalEnclosedCircle"/>
      <w:lvlText w:val="%6"/>
      <w:lvlJc w:val="left"/>
      <w:pPr>
        <w:ind w:left="3778" w:hanging="420"/>
      </w:pPr>
    </w:lvl>
    <w:lvl w:ilvl="6" w:tplc="0409000F" w:tentative="1">
      <w:start w:val="1"/>
      <w:numFmt w:val="decimal"/>
      <w:lvlText w:val="%7."/>
      <w:lvlJc w:val="left"/>
      <w:pPr>
        <w:ind w:left="4198" w:hanging="420"/>
      </w:pPr>
    </w:lvl>
    <w:lvl w:ilvl="7" w:tplc="04090017" w:tentative="1">
      <w:start w:val="1"/>
      <w:numFmt w:val="aiueoFullWidth"/>
      <w:lvlText w:val="(%8)"/>
      <w:lvlJc w:val="left"/>
      <w:pPr>
        <w:ind w:left="4618" w:hanging="420"/>
      </w:pPr>
    </w:lvl>
    <w:lvl w:ilvl="8" w:tplc="04090011" w:tentative="1">
      <w:start w:val="1"/>
      <w:numFmt w:val="decimalEnclosedCircle"/>
      <w:lvlText w:val="%9"/>
      <w:lvlJc w:val="left"/>
      <w:pPr>
        <w:ind w:left="5038" w:hanging="420"/>
      </w:pPr>
    </w:lvl>
  </w:abstractNum>
  <w:abstractNum w:abstractNumId="13" w15:restartNumberingAfterBreak="0">
    <w:nsid w:val="3D180ECC"/>
    <w:multiLevelType w:val="hybridMultilevel"/>
    <w:tmpl w:val="B7945FF4"/>
    <w:lvl w:ilvl="0" w:tplc="915AB694">
      <w:start w:val="1"/>
      <w:numFmt w:val="decimal"/>
      <w:lvlText w:val="%1."/>
      <w:lvlJc w:val="left"/>
      <w:pPr>
        <w:ind w:left="1677" w:hanging="410"/>
      </w:pPr>
      <w:rPr>
        <w:rFonts w:hint="default"/>
        <w:spacing w:val="-1"/>
        <w:w w:val="107"/>
      </w:rPr>
    </w:lvl>
    <w:lvl w:ilvl="1" w:tplc="F9BC28BE">
      <w:start w:val="1"/>
      <w:numFmt w:val="decimal"/>
      <w:lvlText w:val="(%2)"/>
      <w:lvlJc w:val="left"/>
      <w:pPr>
        <w:ind w:left="2103" w:hanging="413"/>
      </w:pPr>
      <w:rPr>
        <w:rFonts w:hint="default"/>
        <w:w w:val="99"/>
      </w:rPr>
    </w:lvl>
    <w:lvl w:ilvl="2" w:tplc="80E8D1D8">
      <w:numFmt w:val="bullet"/>
      <w:lvlText w:val="•"/>
      <w:lvlJc w:val="left"/>
      <w:pPr>
        <w:ind w:left="3127" w:hanging="413"/>
      </w:pPr>
      <w:rPr>
        <w:rFonts w:hint="default"/>
      </w:rPr>
    </w:lvl>
    <w:lvl w:ilvl="3" w:tplc="D59C70F6">
      <w:numFmt w:val="bullet"/>
      <w:lvlText w:val="•"/>
      <w:lvlJc w:val="left"/>
      <w:pPr>
        <w:ind w:left="4155" w:hanging="413"/>
      </w:pPr>
      <w:rPr>
        <w:rFonts w:hint="default"/>
      </w:rPr>
    </w:lvl>
    <w:lvl w:ilvl="4" w:tplc="05109CBE">
      <w:numFmt w:val="bullet"/>
      <w:lvlText w:val="•"/>
      <w:lvlJc w:val="left"/>
      <w:pPr>
        <w:ind w:left="5182" w:hanging="413"/>
      </w:pPr>
      <w:rPr>
        <w:rFonts w:hint="default"/>
      </w:rPr>
    </w:lvl>
    <w:lvl w:ilvl="5" w:tplc="ADFE5F14">
      <w:numFmt w:val="bullet"/>
      <w:lvlText w:val="•"/>
      <w:lvlJc w:val="left"/>
      <w:pPr>
        <w:ind w:left="6210" w:hanging="413"/>
      </w:pPr>
      <w:rPr>
        <w:rFonts w:hint="default"/>
      </w:rPr>
    </w:lvl>
    <w:lvl w:ilvl="6" w:tplc="D6144DC8">
      <w:numFmt w:val="bullet"/>
      <w:lvlText w:val="•"/>
      <w:lvlJc w:val="left"/>
      <w:pPr>
        <w:ind w:left="7238" w:hanging="413"/>
      </w:pPr>
      <w:rPr>
        <w:rFonts w:hint="default"/>
      </w:rPr>
    </w:lvl>
    <w:lvl w:ilvl="7" w:tplc="872AEE04">
      <w:numFmt w:val="bullet"/>
      <w:lvlText w:val="•"/>
      <w:lvlJc w:val="left"/>
      <w:pPr>
        <w:ind w:left="8265" w:hanging="413"/>
      </w:pPr>
      <w:rPr>
        <w:rFonts w:hint="default"/>
      </w:rPr>
    </w:lvl>
    <w:lvl w:ilvl="8" w:tplc="D07E14E0">
      <w:numFmt w:val="bullet"/>
      <w:lvlText w:val="•"/>
      <w:lvlJc w:val="left"/>
      <w:pPr>
        <w:ind w:left="9293" w:hanging="413"/>
      </w:pPr>
      <w:rPr>
        <w:rFonts w:hint="default"/>
      </w:rPr>
    </w:lvl>
  </w:abstractNum>
  <w:abstractNum w:abstractNumId="14" w15:restartNumberingAfterBreak="0">
    <w:nsid w:val="43234709"/>
    <w:multiLevelType w:val="hybridMultilevel"/>
    <w:tmpl w:val="C756E1CA"/>
    <w:lvl w:ilvl="0" w:tplc="74A8D62A">
      <w:start w:val="3"/>
      <w:numFmt w:val="decimal"/>
      <w:lvlText w:val="（%1）"/>
      <w:lvlJc w:val="left"/>
      <w:pPr>
        <w:ind w:left="1080" w:hanging="72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4ADB7475"/>
    <w:multiLevelType w:val="hybridMultilevel"/>
    <w:tmpl w:val="3B020764"/>
    <w:lvl w:ilvl="0" w:tplc="F90E42B2">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4CBC0008"/>
    <w:multiLevelType w:val="hybridMultilevel"/>
    <w:tmpl w:val="40E615A0"/>
    <w:lvl w:ilvl="0" w:tplc="6B982E30">
      <w:start w:val="1"/>
      <w:numFmt w:val="decimal"/>
      <w:lvlText w:val="%1."/>
      <w:lvlJc w:val="left"/>
      <w:pPr>
        <w:ind w:left="1557" w:hanging="424"/>
      </w:pPr>
      <w:rPr>
        <w:rFonts w:hint="default"/>
        <w:w w:val="97"/>
        <w:position w:val="3"/>
      </w:rPr>
    </w:lvl>
    <w:lvl w:ilvl="1" w:tplc="3D426EC2">
      <w:numFmt w:val="bullet"/>
      <w:lvlText w:val="•"/>
      <w:lvlJc w:val="left"/>
      <w:pPr>
        <w:ind w:left="2538" w:hanging="424"/>
      </w:pPr>
      <w:rPr>
        <w:rFonts w:hint="default"/>
      </w:rPr>
    </w:lvl>
    <w:lvl w:ilvl="2" w:tplc="6BC84202">
      <w:numFmt w:val="bullet"/>
      <w:lvlText w:val="•"/>
      <w:lvlJc w:val="left"/>
      <w:pPr>
        <w:ind w:left="3517" w:hanging="424"/>
      </w:pPr>
      <w:rPr>
        <w:rFonts w:hint="default"/>
      </w:rPr>
    </w:lvl>
    <w:lvl w:ilvl="3" w:tplc="CF90572A">
      <w:numFmt w:val="bullet"/>
      <w:lvlText w:val="•"/>
      <w:lvlJc w:val="left"/>
      <w:pPr>
        <w:ind w:left="4496" w:hanging="424"/>
      </w:pPr>
      <w:rPr>
        <w:rFonts w:hint="default"/>
      </w:rPr>
    </w:lvl>
    <w:lvl w:ilvl="4" w:tplc="805A6CA8">
      <w:numFmt w:val="bullet"/>
      <w:lvlText w:val="•"/>
      <w:lvlJc w:val="left"/>
      <w:pPr>
        <w:ind w:left="5475" w:hanging="424"/>
      </w:pPr>
      <w:rPr>
        <w:rFonts w:hint="default"/>
      </w:rPr>
    </w:lvl>
    <w:lvl w:ilvl="5" w:tplc="EF7627EE">
      <w:numFmt w:val="bullet"/>
      <w:lvlText w:val="•"/>
      <w:lvlJc w:val="left"/>
      <w:pPr>
        <w:ind w:left="6454" w:hanging="424"/>
      </w:pPr>
      <w:rPr>
        <w:rFonts w:hint="default"/>
      </w:rPr>
    </w:lvl>
    <w:lvl w:ilvl="6" w:tplc="51663364">
      <w:numFmt w:val="bullet"/>
      <w:lvlText w:val="•"/>
      <w:lvlJc w:val="left"/>
      <w:pPr>
        <w:ind w:left="7433" w:hanging="424"/>
      </w:pPr>
      <w:rPr>
        <w:rFonts w:hint="default"/>
      </w:rPr>
    </w:lvl>
    <w:lvl w:ilvl="7" w:tplc="D3608EE6">
      <w:numFmt w:val="bullet"/>
      <w:lvlText w:val="•"/>
      <w:lvlJc w:val="left"/>
      <w:pPr>
        <w:ind w:left="8412" w:hanging="424"/>
      </w:pPr>
      <w:rPr>
        <w:rFonts w:hint="default"/>
      </w:rPr>
    </w:lvl>
    <w:lvl w:ilvl="8" w:tplc="BB182144">
      <w:numFmt w:val="bullet"/>
      <w:lvlText w:val="•"/>
      <w:lvlJc w:val="left"/>
      <w:pPr>
        <w:ind w:left="9391" w:hanging="424"/>
      </w:pPr>
      <w:rPr>
        <w:rFonts w:hint="default"/>
      </w:rPr>
    </w:lvl>
  </w:abstractNum>
  <w:abstractNum w:abstractNumId="17" w15:restartNumberingAfterBreak="0">
    <w:nsid w:val="4D3238F5"/>
    <w:multiLevelType w:val="hybridMultilevel"/>
    <w:tmpl w:val="FF32E09A"/>
    <w:lvl w:ilvl="0" w:tplc="158CEE6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D6A14F6"/>
    <w:multiLevelType w:val="hybridMultilevel"/>
    <w:tmpl w:val="C6402AFA"/>
    <w:lvl w:ilvl="0" w:tplc="B948B32A">
      <w:start w:val="1"/>
      <w:numFmt w:val="decimal"/>
      <w:lvlText w:val="%1."/>
      <w:lvlJc w:val="left"/>
      <w:pPr>
        <w:ind w:left="840" w:hanging="8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3D43AAD"/>
    <w:multiLevelType w:val="hybridMultilevel"/>
    <w:tmpl w:val="C74E8E40"/>
    <w:lvl w:ilvl="0" w:tplc="744028AE">
      <w:start w:val="1"/>
      <w:numFmt w:val="decimal"/>
      <w:lvlText w:val="%1."/>
      <w:lvlJc w:val="left"/>
      <w:pPr>
        <w:ind w:left="1616" w:hanging="360"/>
      </w:pPr>
      <w:rPr>
        <w:rFonts w:hint="default"/>
      </w:rPr>
    </w:lvl>
    <w:lvl w:ilvl="1" w:tplc="04090017" w:tentative="1">
      <w:start w:val="1"/>
      <w:numFmt w:val="aiueoFullWidth"/>
      <w:lvlText w:val="(%2)"/>
      <w:lvlJc w:val="left"/>
      <w:pPr>
        <w:ind w:left="2096" w:hanging="420"/>
      </w:pPr>
    </w:lvl>
    <w:lvl w:ilvl="2" w:tplc="04090011" w:tentative="1">
      <w:start w:val="1"/>
      <w:numFmt w:val="decimalEnclosedCircle"/>
      <w:lvlText w:val="%3"/>
      <w:lvlJc w:val="left"/>
      <w:pPr>
        <w:ind w:left="2516" w:hanging="420"/>
      </w:pPr>
    </w:lvl>
    <w:lvl w:ilvl="3" w:tplc="0409000F" w:tentative="1">
      <w:start w:val="1"/>
      <w:numFmt w:val="decimal"/>
      <w:lvlText w:val="%4."/>
      <w:lvlJc w:val="left"/>
      <w:pPr>
        <w:ind w:left="2936" w:hanging="420"/>
      </w:pPr>
    </w:lvl>
    <w:lvl w:ilvl="4" w:tplc="04090017" w:tentative="1">
      <w:start w:val="1"/>
      <w:numFmt w:val="aiueoFullWidth"/>
      <w:lvlText w:val="(%5)"/>
      <w:lvlJc w:val="left"/>
      <w:pPr>
        <w:ind w:left="3356" w:hanging="420"/>
      </w:pPr>
    </w:lvl>
    <w:lvl w:ilvl="5" w:tplc="04090011" w:tentative="1">
      <w:start w:val="1"/>
      <w:numFmt w:val="decimalEnclosedCircle"/>
      <w:lvlText w:val="%6"/>
      <w:lvlJc w:val="left"/>
      <w:pPr>
        <w:ind w:left="3776" w:hanging="420"/>
      </w:pPr>
    </w:lvl>
    <w:lvl w:ilvl="6" w:tplc="0409000F" w:tentative="1">
      <w:start w:val="1"/>
      <w:numFmt w:val="decimal"/>
      <w:lvlText w:val="%7."/>
      <w:lvlJc w:val="left"/>
      <w:pPr>
        <w:ind w:left="4196" w:hanging="420"/>
      </w:pPr>
    </w:lvl>
    <w:lvl w:ilvl="7" w:tplc="04090017" w:tentative="1">
      <w:start w:val="1"/>
      <w:numFmt w:val="aiueoFullWidth"/>
      <w:lvlText w:val="(%8)"/>
      <w:lvlJc w:val="left"/>
      <w:pPr>
        <w:ind w:left="4616" w:hanging="420"/>
      </w:pPr>
    </w:lvl>
    <w:lvl w:ilvl="8" w:tplc="04090011" w:tentative="1">
      <w:start w:val="1"/>
      <w:numFmt w:val="decimalEnclosedCircle"/>
      <w:lvlText w:val="%9"/>
      <w:lvlJc w:val="left"/>
      <w:pPr>
        <w:ind w:left="5036" w:hanging="420"/>
      </w:pPr>
    </w:lvl>
  </w:abstractNum>
  <w:abstractNum w:abstractNumId="20" w15:restartNumberingAfterBreak="0">
    <w:nsid w:val="547677CE"/>
    <w:multiLevelType w:val="hybridMultilevel"/>
    <w:tmpl w:val="C9FEC628"/>
    <w:lvl w:ilvl="0" w:tplc="786685B4">
      <w:start w:val="2"/>
      <w:numFmt w:val="decimal"/>
      <w:lvlText w:val="%1."/>
      <w:lvlJc w:val="left"/>
      <w:pPr>
        <w:ind w:left="1554" w:hanging="410"/>
      </w:pPr>
      <w:rPr>
        <w:rFonts w:ascii="Times New Roman" w:eastAsia="Times New Roman" w:hAnsi="Times New Roman" w:cs="Times New Roman" w:hint="default"/>
        <w:w w:val="107"/>
        <w:sz w:val="20"/>
        <w:szCs w:val="20"/>
      </w:rPr>
    </w:lvl>
    <w:lvl w:ilvl="1" w:tplc="E24073BC">
      <w:start w:val="2"/>
      <w:numFmt w:val="decimal"/>
      <w:lvlText w:val="%2."/>
      <w:lvlJc w:val="left"/>
      <w:pPr>
        <w:ind w:left="2580" w:hanging="410"/>
        <w:jc w:val="right"/>
      </w:pPr>
      <w:rPr>
        <w:rFonts w:hint="default"/>
        <w:w w:val="97"/>
      </w:rPr>
    </w:lvl>
    <w:lvl w:ilvl="2" w:tplc="7250C85A">
      <w:start w:val="1"/>
      <w:numFmt w:val="decimal"/>
      <w:lvlText w:val="(%3)"/>
      <w:lvlJc w:val="left"/>
      <w:pPr>
        <w:ind w:left="3019" w:hanging="424"/>
      </w:pPr>
      <w:rPr>
        <w:rFonts w:hint="default"/>
        <w:spacing w:val="-1"/>
        <w:w w:val="99"/>
      </w:rPr>
    </w:lvl>
    <w:lvl w:ilvl="3" w:tplc="C8445976">
      <w:numFmt w:val="bullet"/>
      <w:lvlText w:val="•"/>
      <w:lvlJc w:val="left"/>
      <w:pPr>
        <w:ind w:left="4061" w:hanging="424"/>
      </w:pPr>
      <w:rPr>
        <w:rFonts w:hint="default"/>
      </w:rPr>
    </w:lvl>
    <w:lvl w:ilvl="4" w:tplc="632AC13A">
      <w:numFmt w:val="bullet"/>
      <w:lvlText w:val="•"/>
      <w:lvlJc w:val="left"/>
      <w:pPr>
        <w:ind w:left="5102" w:hanging="424"/>
      </w:pPr>
      <w:rPr>
        <w:rFonts w:hint="default"/>
      </w:rPr>
    </w:lvl>
    <w:lvl w:ilvl="5" w:tplc="4192DA5E">
      <w:numFmt w:val="bullet"/>
      <w:lvlText w:val="•"/>
      <w:lvlJc w:val="left"/>
      <w:pPr>
        <w:ind w:left="6143" w:hanging="424"/>
      </w:pPr>
      <w:rPr>
        <w:rFonts w:hint="default"/>
      </w:rPr>
    </w:lvl>
    <w:lvl w:ilvl="6" w:tplc="C3BA4358">
      <w:numFmt w:val="bullet"/>
      <w:lvlText w:val="•"/>
      <w:lvlJc w:val="left"/>
      <w:pPr>
        <w:ind w:left="7184" w:hanging="424"/>
      </w:pPr>
      <w:rPr>
        <w:rFonts w:hint="default"/>
      </w:rPr>
    </w:lvl>
    <w:lvl w:ilvl="7" w:tplc="011E5646">
      <w:numFmt w:val="bullet"/>
      <w:lvlText w:val="•"/>
      <w:lvlJc w:val="left"/>
      <w:pPr>
        <w:ind w:left="8225" w:hanging="424"/>
      </w:pPr>
      <w:rPr>
        <w:rFonts w:hint="default"/>
      </w:rPr>
    </w:lvl>
    <w:lvl w:ilvl="8" w:tplc="53F08826">
      <w:numFmt w:val="bullet"/>
      <w:lvlText w:val="•"/>
      <w:lvlJc w:val="left"/>
      <w:pPr>
        <w:ind w:left="9266" w:hanging="424"/>
      </w:pPr>
      <w:rPr>
        <w:rFonts w:hint="default"/>
      </w:rPr>
    </w:lvl>
  </w:abstractNum>
  <w:abstractNum w:abstractNumId="21" w15:restartNumberingAfterBreak="0">
    <w:nsid w:val="57192124"/>
    <w:multiLevelType w:val="hybridMultilevel"/>
    <w:tmpl w:val="2926F734"/>
    <w:lvl w:ilvl="0" w:tplc="34A2A2F2">
      <w:start w:val="1"/>
      <w:numFmt w:val="decimal"/>
      <w:lvlText w:val="%1."/>
      <w:lvlJc w:val="left"/>
      <w:pPr>
        <w:ind w:left="1590" w:hanging="424"/>
      </w:pPr>
      <w:rPr>
        <w:rFonts w:asciiTheme="minorEastAsia" w:eastAsiaTheme="minorEastAsia" w:hAnsiTheme="minorEastAsia" w:cs="Microsoft JhengHei"/>
        <w:w w:val="107"/>
      </w:rPr>
    </w:lvl>
    <w:lvl w:ilvl="1" w:tplc="9384D320">
      <w:numFmt w:val="bullet"/>
      <w:lvlText w:val="•"/>
      <w:lvlJc w:val="left"/>
      <w:pPr>
        <w:ind w:left="2574" w:hanging="424"/>
      </w:pPr>
      <w:rPr>
        <w:rFonts w:hint="default"/>
      </w:rPr>
    </w:lvl>
    <w:lvl w:ilvl="2" w:tplc="ECA88B6E">
      <w:numFmt w:val="bullet"/>
      <w:lvlText w:val="•"/>
      <w:lvlJc w:val="left"/>
      <w:pPr>
        <w:ind w:left="3549" w:hanging="424"/>
      </w:pPr>
      <w:rPr>
        <w:rFonts w:hint="default"/>
      </w:rPr>
    </w:lvl>
    <w:lvl w:ilvl="3" w:tplc="62B8CC5E">
      <w:numFmt w:val="bullet"/>
      <w:lvlText w:val="•"/>
      <w:lvlJc w:val="left"/>
      <w:pPr>
        <w:ind w:left="4524" w:hanging="424"/>
      </w:pPr>
      <w:rPr>
        <w:rFonts w:hint="default"/>
      </w:rPr>
    </w:lvl>
    <w:lvl w:ilvl="4" w:tplc="CD220B8C">
      <w:numFmt w:val="bullet"/>
      <w:lvlText w:val="•"/>
      <w:lvlJc w:val="left"/>
      <w:pPr>
        <w:ind w:left="5499" w:hanging="424"/>
      </w:pPr>
      <w:rPr>
        <w:rFonts w:hint="default"/>
      </w:rPr>
    </w:lvl>
    <w:lvl w:ilvl="5" w:tplc="5A6C5172">
      <w:numFmt w:val="bullet"/>
      <w:lvlText w:val="•"/>
      <w:lvlJc w:val="left"/>
      <w:pPr>
        <w:ind w:left="6474" w:hanging="424"/>
      </w:pPr>
      <w:rPr>
        <w:rFonts w:hint="default"/>
      </w:rPr>
    </w:lvl>
    <w:lvl w:ilvl="6" w:tplc="E07C9570">
      <w:numFmt w:val="bullet"/>
      <w:lvlText w:val="•"/>
      <w:lvlJc w:val="left"/>
      <w:pPr>
        <w:ind w:left="7449" w:hanging="424"/>
      </w:pPr>
      <w:rPr>
        <w:rFonts w:hint="default"/>
      </w:rPr>
    </w:lvl>
    <w:lvl w:ilvl="7" w:tplc="5B9CCA46">
      <w:numFmt w:val="bullet"/>
      <w:lvlText w:val="•"/>
      <w:lvlJc w:val="left"/>
      <w:pPr>
        <w:ind w:left="8424" w:hanging="424"/>
      </w:pPr>
      <w:rPr>
        <w:rFonts w:hint="default"/>
      </w:rPr>
    </w:lvl>
    <w:lvl w:ilvl="8" w:tplc="7CC27FF6">
      <w:numFmt w:val="bullet"/>
      <w:lvlText w:val="•"/>
      <w:lvlJc w:val="left"/>
      <w:pPr>
        <w:ind w:left="9399" w:hanging="424"/>
      </w:pPr>
      <w:rPr>
        <w:rFonts w:hint="default"/>
      </w:rPr>
    </w:lvl>
  </w:abstractNum>
  <w:abstractNum w:abstractNumId="22" w15:restartNumberingAfterBreak="0">
    <w:nsid w:val="58613B28"/>
    <w:multiLevelType w:val="hybridMultilevel"/>
    <w:tmpl w:val="289EADD0"/>
    <w:lvl w:ilvl="0" w:tplc="B19E7C26">
      <w:start w:val="1"/>
      <w:numFmt w:val="decimal"/>
      <w:lvlText w:val="%1."/>
      <w:lvlJc w:val="left"/>
      <w:pPr>
        <w:ind w:left="1490" w:hanging="360"/>
      </w:pPr>
      <w:rPr>
        <w:rFonts w:hint="default"/>
        <w:w w:val="95"/>
      </w:rPr>
    </w:lvl>
    <w:lvl w:ilvl="1" w:tplc="04090017" w:tentative="1">
      <w:start w:val="1"/>
      <w:numFmt w:val="aiueoFullWidth"/>
      <w:lvlText w:val="(%2)"/>
      <w:lvlJc w:val="left"/>
      <w:pPr>
        <w:ind w:left="1970" w:hanging="420"/>
      </w:pPr>
    </w:lvl>
    <w:lvl w:ilvl="2" w:tplc="04090011" w:tentative="1">
      <w:start w:val="1"/>
      <w:numFmt w:val="decimalEnclosedCircle"/>
      <w:lvlText w:val="%3"/>
      <w:lvlJc w:val="left"/>
      <w:pPr>
        <w:ind w:left="2390" w:hanging="420"/>
      </w:pPr>
    </w:lvl>
    <w:lvl w:ilvl="3" w:tplc="0409000F" w:tentative="1">
      <w:start w:val="1"/>
      <w:numFmt w:val="decimal"/>
      <w:lvlText w:val="%4."/>
      <w:lvlJc w:val="left"/>
      <w:pPr>
        <w:ind w:left="2810" w:hanging="420"/>
      </w:pPr>
    </w:lvl>
    <w:lvl w:ilvl="4" w:tplc="04090017" w:tentative="1">
      <w:start w:val="1"/>
      <w:numFmt w:val="aiueoFullWidth"/>
      <w:lvlText w:val="(%5)"/>
      <w:lvlJc w:val="left"/>
      <w:pPr>
        <w:ind w:left="3230" w:hanging="420"/>
      </w:pPr>
    </w:lvl>
    <w:lvl w:ilvl="5" w:tplc="04090011" w:tentative="1">
      <w:start w:val="1"/>
      <w:numFmt w:val="decimalEnclosedCircle"/>
      <w:lvlText w:val="%6"/>
      <w:lvlJc w:val="left"/>
      <w:pPr>
        <w:ind w:left="3650" w:hanging="420"/>
      </w:pPr>
    </w:lvl>
    <w:lvl w:ilvl="6" w:tplc="0409000F" w:tentative="1">
      <w:start w:val="1"/>
      <w:numFmt w:val="decimal"/>
      <w:lvlText w:val="%7."/>
      <w:lvlJc w:val="left"/>
      <w:pPr>
        <w:ind w:left="4070" w:hanging="420"/>
      </w:pPr>
    </w:lvl>
    <w:lvl w:ilvl="7" w:tplc="04090017" w:tentative="1">
      <w:start w:val="1"/>
      <w:numFmt w:val="aiueoFullWidth"/>
      <w:lvlText w:val="(%8)"/>
      <w:lvlJc w:val="left"/>
      <w:pPr>
        <w:ind w:left="4490" w:hanging="420"/>
      </w:pPr>
    </w:lvl>
    <w:lvl w:ilvl="8" w:tplc="04090011" w:tentative="1">
      <w:start w:val="1"/>
      <w:numFmt w:val="decimalEnclosedCircle"/>
      <w:lvlText w:val="%9"/>
      <w:lvlJc w:val="left"/>
      <w:pPr>
        <w:ind w:left="4910" w:hanging="420"/>
      </w:pPr>
    </w:lvl>
  </w:abstractNum>
  <w:abstractNum w:abstractNumId="23" w15:restartNumberingAfterBreak="0">
    <w:nsid w:val="5997461E"/>
    <w:multiLevelType w:val="hybridMultilevel"/>
    <w:tmpl w:val="21B81B22"/>
    <w:lvl w:ilvl="0" w:tplc="BCA0EE2E">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4" w15:restartNumberingAfterBreak="0">
    <w:nsid w:val="626A5155"/>
    <w:multiLevelType w:val="hybridMultilevel"/>
    <w:tmpl w:val="A74C844C"/>
    <w:lvl w:ilvl="0" w:tplc="CC0A11C8">
      <w:start w:val="1"/>
      <w:numFmt w:val="decimal"/>
      <w:lvlText w:val="(%1)"/>
      <w:lvlJc w:val="left"/>
      <w:pPr>
        <w:ind w:left="1140" w:hanging="51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5" w15:restartNumberingAfterBreak="0">
    <w:nsid w:val="667E37F0"/>
    <w:multiLevelType w:val="hybridMultilevel"/>
    <w:tmpl w:val="46049EEE"/>
    <w:lvl w:ilvl="0" w:tplc="5A803254">
      <w:start w:val="1"/>
      <w:numFmt w:val="decimal"/>
      <w:lvlText w:val="%1."/>
      <w:lvlJc w:val="left"/>
      <w:pPr>
        <w:ind w:left="1460" w:hanging="360"/>
      </w:pPr>
      <w:rPr>
        <w:rFonts w:hint="default"/>
      </w:rPr>
    </w:lvl>
    <w:lvl w:ilvl="1" w:tplc="04090017" w:tentative="1">
      <w:start w:val="1"/>
      <w:numFmt w:val="aiueoFullWidth"/>
      <w:lvlText w:val="(%2)"/>
      <w:lvlJc w:val="left"/>
      <w:pPr>
        <w:ind w:left="1940" w:hanging="420"/>
      </w:pPr>
    </w:lvl>
    <w:lvl w:ilvl="2" w:tplc="04090011" w:tentative="1">
      <w:start w:val="1"/>
      <w:numFmt w:val="decimalEnclosedCircle"/>
      <w:lvlText w:val="%3"/>
      <w:lvlJc w:val="left"/>
      <w:pPr>
        <w:ind w:left="2360" w:hanging="420"/>
      </w:pPr>
    </w:lvl>
    <w:lvl w:ilvl="3" w:tplc="0409000F" w:tentative="1">
      <w:start w:val="1"/>
      <w:numFmt w:val="decimal"/>
      <w:lvlText w:val="%4."/>
      <w:lvlJc w:val="left"/>
      <w:pPr>
        <w:ind w:left="2780" w:hanging="420"/>
      </w:pPr>
    </w:lvl>
    <w:lvl w:ilvl="4" w:tplc="04090017" w:tentative="1">
      <w:start w:val="1"/>
      <w:numFmt w:val="aiueoFullWidth"/>
      <w:lvlText w:val="(%5)"/>
      <w:lvlJc w:val="left"/>
      <w:pPr>
        <w:ind w:left="3200" w:hanging="420"/>
      </w:pPr>
    </w:lvl>
    <w:lvl w:ilvl="5" w:tplc="04090011" w:tentative="1">
      <w:start w:val="1"/>
      <w:numFmt w:val="decimalEnclosedCircle"/>
      <w:lvlText w:val="%6"/>
      <w:lvlJc w:val="left"/>
      <w:pPr>
        <w:ind w:left="3620" w:hanging="420"/>
      </w:pPr>
    </w:lvl>
    <w:lvl w:ilvl="6" w:tplc="0409000F" w:tentative="1">
      <w:start w:val="1"/>
      <w:numFmt w:val="decimal"/>
      <w:lvlText w:val="%7."/>
      <w:lvlJc w:val="left"/>
      <w:pPr>
        <w:ind w:left="4040" w:hanging="420"/>
      </w:pPr>
    </w:lvl>
    <w:lvl w:ilvl="7" w:tplc="04090017" w:tentative="1">
      <w:start w:val="1"/>
      <w:numFmt w:val="aiueoFullWidth"/>
      <w:lvlText w:val="(%8)"/>
      <w:lvlJc w:val="left"/>
      <w:pPr>
        <w:ind w:left="4460" w:hanging="420"/>
      </w:pPr>
    </w:lvl>
    <w:lvl w:ilvl="8" w:tplc="04090011" w:tentative="1">
      <w:start w:val="1"/>
      <w:numFmt w:val="decimalEnclosedCircle"/>
      <w:lvlText w:val="%9"/>
      <w:lvlJc w:val="left"/>
      <w:pPr>
        <w:ind w:left="4880" w:hanging="420"/>
      </w:pPr>
    </w:lvl>
  </w:abstractNum>
  <w:abstractNum w:abstractNumId="26" w15:restartNumberingAfterBreak="0">
    <w:nsid w:val="6EBF5B7E"/>
    <w:multiLevelType w:val="hybridMultilevel"/>
    <w:tmpl w:val="6F766E6C"/>
    <w:lvl w:ilvl="0" w:tplc="AFE8D5A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0F81754"/>
    <w:multiLevelType w:val="hybridMultilevel"/>
    <w:tmpl w:val="4378A2CE"/>
    <w:lvl w:ilvl="0" w:tplc="3EB4FF56">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 w15:restartNumberingAfterBreak="0">
    <w:nsid w:val="73E01A6B"/>
    <w:multiLevelType w:val="hybridMultilevel"/>
    <w:tmpl w:val="B9625E04"/>
    <w:lvl w:ilvl="0" w:tplc="AD04F29C">
      <w:start w:val="1"/>
      <w:numFmt w:val="decimal"/>
      <w:lvlText w:val="(%1)"/>
      <w:lvlJc w:val="left"/>
      <w:pPr>
        <w:ind w:left="1956" w:hanging="423"/>
      </w:pPr>
      <w:rPr>
        <w:rFonts w:hint="default"/>
        <w:w w:val="105"/>
      </w:rPr>
    </w:lvl>
    <w:lvl w:ilvl="1" w:tplc="D5B87FA8">
      <w:numFmt w:val="bullet"/>
      <w:lvlText w:val="•"/>
      <w:lvlJc w:val="left"/>
      <w:pPr>
        <w:ind w:left="2898" w:hanging="423"/>
      </w:pPr>
      <w:rPr>
        <w:rFonts w:hint="default"/>
      </w:rPr>
    </w:lvl>
    <w:lvl w:ilvl="2" w:tplc="E14243E8">
      <w:numFmt w:val="bullet"/>
      <w:lvlText w:val="•"/>
      <w:lvlJc w:val="left"/>
      <w:pPr>
        <w:ind w:left="3837" w:hanging="423"/>
      </w:pPr>
      <w:rPr>
        <w:rFonts w:hint="default"/>
      </w:rPr>
    </w:lvl>
    <w:lvl w:ilvl="3" w:tplc="707A6218">
      <w:numFmt w:val="bullet"/>
      <w:lvlText w:val="•"/>
      <w:lvlJc w:val="left"/>
      <w:pPr>
        <w:ind w:left="4776" w:hanging="423"/>
      </w:pPr>
      <w:rPr>
        <w:rFonts w:hint="default"/>
      </w:rPr>
    </w:lvl>
    <w:lvl w:ilvl="4" w:tplc="B4B283FA">
      <w:numFmt w:val="bullet"/>
      <w:lvlText w:val="•"/>
      <w:lvlJc w:val="left"/>
      <w:pPr>
        <w:ind w:left="5715" w:hanging="423"/>
      </w:pPr>
      <w:rPr>
        <w:rFonts w:hint="default"/>
      </w:rPr>
    </w:lvl>
    <w:lvl w:ilvl="5" w:tplc="99CA5436">
      <w:numFmt w:val="bullet"/>
      <w:lvlText w:val="•"/>
      <w:lvlJc w:val="left"/>
      <w:pPr>
        <w:ind w:left="6654" w:hanging="423"/>
      </w:pPr>
      <w:rPr>
        <w:rFonts w:hint="default"/>
      </w:rPr>
    </w:lvl>
    <w:lvl w:ilvl="6" w:tplc="2BD637F2">
      <w:numFmt w:val="bullet"/>
      <w:lvlText w:val="•"/>
      <w:lvlJc w:val="left"/>
      <w:pPr>
        <w:ind w:left="7593" w:hanging="423"/>
      </w:pPr>
      <w:rPr>
        <w:rFonts w:hint="default"/>
      </w:rPr>
    </w:lvl>
    <w:lvl w:ilvl="7" w:tplc="A95EEAFE">
      <w:numFmt w:val="bullet"/>
      <w:lvlText w:val="•"/>
      <w:lvlJc w:val="left"/>
      <w:pPr>
        <w:ind w:left="8532" w:hanging="423"/>
      </w:pPr>
      <w:rPr>
        <w:rFonts w:hint="default"/>
      </w:rPr>
    </w:lvl>
    <w:lvl w:ilvl="8" w:tplc="B540D7C8">
      <w:numFmt w:val="bullet"/>
      <w:lvlText w:val="•"/>
      <w:lvlJc w:val="left"/>
      <w:pPr>
        <w:ind w:left="9471" w:hanging="423"/>
      </w:pPr>
      <w:rPr>
        <w:rFonts w:hint="default"/>
      </w:rPr>
    </w:lvl>
  </w:abstractNum>
  <w:abstractNum w:abstractNumId="29" w15:restartNumberingAfterBreak="0">
    <w:nsid w:val="7A3F1843"/>
    <w:multiLevelType w:val="hybridMultilevel"/>
    <w:tmpl w:val="FC921596"/>
    <w:lvl w:ilvl="0" w:tplc="F90E42B2">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 w15:restartNumberingAfterBreak="0">
    <w:nsid w:val="7BEF4153"/>
    <w:multiLevelType w:val="hybridMultilevel"/>
    <w:tmpl w:val="CF3E06E6"/>
    <w:lvl w:ilvl="0" w:tplc="0582C6D8">
      <w:start w:val="2"/>
      <w:numFmt w:val="decimal"/>
      <w:lvlText w:val="%1."/>
      <w:lvlJc w:val="left"/>
      <w:pPr>
        <w:ind w:left="1526" w:hanging="417"/>
      </w:pPr>
      <w:rPr>
        <w:rFonts w:ascii="Times New Roman" w:eastAsia="Times New Roman" w:hAnsi="Times New Roman" w:cs="Times New Roman" w:hint="default"/>
        <w:w w:val="107"/>
        <w:position w:val="3"/>
        <w:sz w:val="20"/>
        <w:szCs w:val="20"/>
      </w:rPr>
    </w:lvl>
    <w:lvl w:ilvl="1" w:tplc="C6763B0C">
      <w:start w:val="1"/>
      <w:numFmt w:val="decimal"/>
      <w:lvlText w:val="(%2)"/>
      <w:lvlJc w:val="left"/>
      <w:pPr>
        <w:ind w:left="1908" w:hanging="420"/>
        <w:jc w:val="right"/>
      </w:pPr>
      <w:rPr>
        <w:rFonts w:ascii="Times New Roman" w:eastAsia="Times New Roman" w:hAnsi="Times New Roman" w:cs="Times New Roman" w:hint="default"/>
        <w:w w:val="105"/>
        <w:sz w:val="20"/>
        <w:szCs w:val="20"/>
      </w:rPr>
    </w:lvl>
    <w:lvl w:ilvl="2" w:tplc="8B524780">
      <w:numFmt w:val="bullet"/>
      <w:lvlText w:val="•"/>
      <w:lvlJc w:val="left"/>
      <w:pPr>
        <w:ind w:left="2949" w:hanging="420"/>
      </w:pPr>
      <w:rPr>
        <w:rFonts w:hint="default"/>
      </w:rPr>
    </w:lvl>
    <w:lvl w:ilvl="3" w:tplc="64265B00">
      <w:numFmt w:val="bullet"/>
      <w:lvlText w:val="•"/>
      <w:lvlJc w:val="left"/>
      <w:pPr>
        <w:ind w:left="3999" w:hanging="420"/>
      </w:pPr>
      <w:rPr>
        <w:rFonts w:hint="default"/>
      </w:rPr>
    </w:lvl>
    <w:lvl w:ilvl="4" w:tplc="6166ED3E">
      <w:numFmt w:val="bullet"/>
      <w:lvlText w:val="•"/>
      <w:lvlJc w:val="left"/>
      <w:pPr>
        <w:ind w:left="5049" w:hanging="420"/>
      </w:pPr>
      <w:rPr>
        <w:rFonts w:hint="default"/>
      </w:rPr>
    </w:lvl>
    <w:lvl w:ilvl="5" w:tplc="F5F4131A">
      <w:numFmt w:val="bullet"/>
      <w:lvlText w:val="•"/>
      <w:lvlJc w:val="left"/>
      <w:pPr>
        <w:ind w:left="6099" w:hanging="420"/>
      </w:pPr>
      <w:rPr>
        <w:rFonts w:hint="default"/>
      </w:rPr>
    </w:lvl>
    <w:lvl w:ilvl="6" w:tplc="0A9ED0BC">
      <w:numFmt w:val="bullet"/>
      <w:lvlText w:val="•"/>
      <w:lvlJc w:val="left"/>
      <w:pPr>
        <w:ind w:left="7149" w:hanging="420"/>
      </w:pPr>
      <w:rPr>
        <w:rFonts w:hint="default"/>
      </w:rPr>
    </w:lvl>
    <w:lvl w:ilvl="7" w:tplc="3C9827FA">
      <w:numFmt w:val="bullet"/>
      <w:lvlText w:val="•"/>
      <w:lvlJc w:val="left"/>
      <w:pPr>
        <w:ind w:left="8199" w:hanging="420"/>
      </w:pPr>
      <w:rPr>
        <w:rFonts w:hint="default"/>
      </w:rPr>
    </w:lvl>
    <w:lvl w:ilvl="8" w:tplc="FAE6CF92">
      <w:numFmt w:val="bullet"/>
      <w:lvlText w:val="•"/>
      <w:lvlJc w:val="left"/>
      <w:pPr>
        <w:ind w:left="9249" w:hanging="420"/>
      </w:pPr>
      <w:rPr>
        <w:rFonts w:hint="default"/>
      </w:rPr>
    </w:lvl>
  </w:abstractNum>
  <w:abstractNum w:abstractNumId="31" w15:restartNumberingAfterBreak="0">
    <w:nsid w:val="7FA231E2"/>
    <w:multiLevelType w:val="hybridMultilevel"/>
    <w:tmpl w:val="FC921596"/>
    <w:lvl w:ilvl="0" w:tplc="F90E42B2">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87433369">
    <w:abstractNumId w:val="3"/>
  </w:num>
  <w:num w:numId="2" w16cid:durableId="1001398703">
    <w:abstractNumId w:val="28"/>
  </w:num>
  <w:num w:numId="3" w16cid:durableId="1138181331">
    <w:abstractNumId w:val="20"/>
  </w:num>
  <w:num w:numId="4" w16cid:durableId="1928297578">
    <w:abstractNumId w:val="21"/>
  </w:num>
  <w:num w:numId="5" w16cid:durableId="1643928525">
    <w:abstractNumId w:val="30"/>
  </w:num>
  <w:num w:numId="6" w16cid:durableId="678118355">
    <w:abstractNumId w:val="16"/>
  </w:num>
  <w:num w:numId="7" w16cid:durableId="526524178">
    <w:abstractNumId w:val="13"/>
  </w:num>
  <w:num w:numId="8" w16cid:durableId="30687365">
    <w:abstractNumId w:val="22"/>
  </w:num>
  <w:num w:numId="9" w16cid:durableId="300382729">
    <w:abstractNumId w:val="25"/>
  </w:num>
  <w:num w:numId="10" w16cid:durableId="710232256">
    <w:abstractNumId w:val="10"/>
  </w:num>
  <w:num w:numId="11" w16cid:durableId="1874608342">
    <w:abstractNumId w:val="19"/>
  </w:num>
  <w:num w:numId="12" w16cid:durableId="821503632">
    <w:abstractNumId w:val="8"/>
  </w:num>
  <w:num w:numId="13" w16cid:durableId="1706517549">
    <w:abstractNumId w:val="12"/>
  </w:num>
  <w:num w:numId="14" w16cid:durableId="509685782">
    <w:abstractNumId w:val="6"/>
  </w:num>
  <w:num w:numId="15" w16cid:durableId="206725255">
    <w:abstractNumId w:val="18"/>
  </w:num>
  <w:num w:numId="16" w16cid:durableId="1150828062">
    <w:abstractNumId w:val="9"/>
  </w:num>
  <w:num w:numId="17" w16cid:durableId="1295333967">
    <w:abstractNumId w:val="17"/>
  </w:num>
  <w:num w:numId="18" w16cid:durableId="49428209">
    <w:abstractNumId w:val="2"/>
  </w:num>
  <w:num w:numId="19" w16cid:durableId="1294672177">
    <w:abstractNumId w:val="23"/>
  </w:num>
  <w:num w:numId="20" w16cid:durableId="64694644">
    <w:abstractNumId w:val="26"/>
  </w:num>
  <w:num w:numId="21" w16cid:durableId="379012399">
    <w:abstractNumId w:val="11"/>
  </w:num>
  <w:num w:numId="22" w16cid:durableId="933780621">
    <w:abstractNumId w:val="31"/>
  </w:num>
  <w:num w:numId="23" w16cid:durableId="765734248">
    <w:abstractNumId w:val="0"/>
  </w:num>
  <w:num w:numId="24" w16cid:durableId="2143569987">
    <w:abstractNumId w:val="27"/>
  </w:num>
  <w:num w:numId="25" w16cid:durableId="1879932223">
    <w:abstractNumId w:val="15"/>
  </w:num>
  <w:num w:numId="26" w16cid:durableId="1710304086">
    <w:abstractNumId w:val="29"/>
  </w:num>
  <w:num w:numId="27" w16cid:durableId="877624612">
    <w:abstractNumId w:val="24"/>
  </w:num>
  <w:num w:numId="28" w16cid:durableId="127625353">
    <w:abstractNumId w:val="5"/>
  </w:num>
  <w:num w:numId="29" w16cid:durableId="362363605">
    <w:abstractNumId w:val="14"/>
  </w:num>
  <w:num w:numId="30" w16cid:durableId="420031933">
    <w:abstractNumId w:val="7"/>
  </w:num>
  <w:num w:numId="31" w16cid:durableId="269551503">
    <w:abstractNumId w:val="4"/>
  </w:num>
  <w:num w:numId="32" w16cid:durableId="5473044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mada (LDH)">
    <w15:presenceInfo w15:providerId="None" w15:userId="Yamada (LD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VerticalSpacing w:val="17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AD"/>
    <w:rsid w:val="000034D6"/>
    <w:rsid w:val="000143BB"/>
    <w:rsid w:val="000225E9"/>
    <w:rsid w:val="0002285C"/>
    <w:rsid w:val="00045246"/>
    <w:rsid w:val="0006048E"/>
    <w:rsid w:val="00060FCA"/>
    <w:rsid w:val="00061BF6"/>
    <w:rsid w:val="0006468C"/>
    <w:rsid w:val="0007090B"/>
    <w:rsid w:val="00094E8A"/>
    <w:rsid w:val="000A177A"/>
    <w:rsid w:val="000E79B1"/>
    <w:rsid w:val="000E7B37"/>
    <w:rsid w:val="0011051B"/>
    <w:rsid w:val="00115CE2"/>
    <w:rsid w:val="00143C96"/>
    <w:rsid w:val="001467AB"/>
    <w:rsid w:val="00151525"/>
    <w:rsid w:val="001B7A46"/>
    <w:rsid w:val="001D5658"/>
    <w:rsid w:val="001E183F"/>
    <w:rsid w:val="00285A8C"/>
    <w:rsid w:val="00291062"/>
    <w:rsid w:val="002A1929"/>
    <w:rsid w:val="002B4DE8"/>
    <w:rsid w:val="002B6C88"/>
    <w:rsid w:val="002C667F"/>
    <w:rsid w:val="002E444C"/>
    <w:rsid w:val="003122EA"/>
    <w:rsid w:val="00334249"/>
    <w:rsid w:val="00381DB3"/>
    <w:rsid w:val="00382364"/>
    <w:rsid w:val="00387561"/>
    <w:rsid w:val="00390440"/>
    <w:rsid w:val="0039492A"/>
    <w:rsid w:val="004001DD"/>
    <w:rsid w:val="00440881"/>
    <w:rsid w:val="00462E98"/>
    <w:rsid w:val="00471A51"/>
    <w:rsid w:val="00472A82"/>
    <w:rsid w:val="0047B4B3"/>
    <w:rsid w:val="00495C8D"/>
    <w:rsid w:val="004A10B0"/>
    <w:rsid w:val="004A5F32"/>
    <w:rsid w:val="004C48D5"/>
    <w:rsid w:val="004D1D13"/>
    <w:rsid w:val="004D46E5"/>
    <w:rsid w:val="004F42F4"/>
    <w:rsid w:val="005060B9"/>
    <w:rsid w:val="00535DD9"/>
    <w:rsid w:val="005527B9"/>
    <w:rsid w:val="00556621"/>
    <w:rsid w:val="00576E7D"/>
    <w:rsid w:val="005C48A6"/>
    <w:rsid w:val="005E2967"/>
    <w:rsid w:val="00602D6A"/>
    <w:rsid w:val="00611620"/>
    <w:rsid w:val="00626342"/>
    <w:rsid w:val="00636966"/>
    <w:rsid w:val="00655EAD"/>
    <w:rsid w:val="006A34D8"/>
    <w:rsid w:val="006B02AB"/>
    <w:rsid w:val="006C68F4"/>
    <w:rsid w:val="00704E00"/>
    <w:rsid w:val="007874BB"/>
    <w:rsid w:val="007A7AB9"/>
    <w:rsid w:val="007D32E6"/>
    <w:rsid w:val="007F0DED"/>
    <w:rsid w:val="00855619"/>
    <w:rsid w:val="00862A77"/>
    <w:rsid w:val="0086505B"/>
    <w:rsid w:val="008C2C31"/>
    <w:rsid w:val="008E7AD2"/>
    <w:rsid w:val="00901C07"/>
    <w:rsid w:val="009025E0"/>
    <w:rsid w:val="00927A93"/>
    <w:rsid w:val="00927D20"/>
    <w:rsid w:val="009544E2"/>
    <w:rsid w:val="00971C00"/>
    <w:rsid w:val="009B5B41"/>
    <w:rsid w:val="009D5123"/>
    <w:rsid w:val="009E4287"/>
    <w:rsid w:val="009E651E"/>
    <w:rsid w:val="009F406F"/>
    <w:rsid w:val="00A747F4"/>
    <w:rsid w:val="00AB5E96"/>
    <w:rsid w:val="00B0024D"/>
    <w:rsid w:val="00B254B5"/>
    <w:rsid w:val="00B678A1"/>
    <w:rsid w:val="00B813DA"/>
    <w:rsid w:val="00B90132"/>
    <w:rsid w:val="00BA3C40"/>
    <w:rsid w:val="00BA47F9"/>
    <w:rsid w:val="00BB0383"/>
    <w:rsid w:val="00BB4436"/>
    <w:rsid w:val="00BD3850"/>
    <w:rsid w:val="00BD549C"/>
    <w:rsid w:val="00BE1CEB"/>
    <w:rsid w:val="00BE2257"/>
    <w:rsid w:val="00BF2610"/>
    <w:rsid w:val="00C0291E"/>
    <w:rsid w:val="00C21EEA"/>
    <w:rsid w:val="00C46679"/>
    <w:rsid w:val="00C65461"/>
    <w:rsid w:val="00CA35C5"/>
    <w:rsid w:val="00CC058A"/>
    <w:rsid w:val="00CF1315"/>
    <w:rsid w:val="00D3010E"/>
    <w:rsid w:val="00D41CB2"/>
    <w:rsid w:val="00DB5370"/>
    <w:rsid w:val="00DC048C"/>
    <w:rsid w:val="00DF0DF5"/>
    <w:rsid w:val="00E161D5"/>
    <w:rsid w:val="00E47499"/>
    <w:rsid w:val="00E606CC"/>
    <w:rsid w:val="00E7725C"/>
    <w:rsid w:val="00EB5244"/>
    <w:rsid w:val="00EE6A31"/>
    <w:rsid w:val="00EF3D33"/>
    <w:rsid w:val="00F063DD"/>
    <w:rsid w:val="00F11B6D"/>
    <w:rsid w:val="00F45ED2"/>
    <w:rsid w:val="00F93E97"/>
    <w:rsid w:val="00FC7875"/>
    <w:rsid w:val="00FD6DCF"/>
    <w:rsid w:val="00FF0023"/>
    <w:rsid w:val="03BEF243"/>
    <w:rsid w:val="043FE9EC"/>
    <w:rsid w:val="05F3EE35"/>
    <w:rsid w:val="077FC37E"/>
    <w:rsid w:val="09E85631"/>
    <w:rsid w:val="0B860EBA"/>
    <w:rsid w:val="0C90794A"/>
    <w:rsid w:val="113B9093"/>
    <w:rsid w:val="11EB90AD"/>
    <w:rsid w:val="1307B4CC"/>
    <w:rsid w:val="130F3F77"/>
    <w:rsid w:val="132EA4C9"/>
    <w:rsid w:val="18062105"/>
    <w:rsid w:val="19AD5B12"/>
    <w:rsid w:val="19BE6E54"/>
    <w:rsid w:val="19F9F069"/>
    <w:rsid w:val="1A885FD8"/>
    <w:rsid w:val="1D02EAFB"/>
    <w:rsid w:val="1DE1E2F8"/>
    <w:rsid w:val="1EC6FAEA"/>
    <w:rsid w:val="20587851"/>
    <w:rsid w:val="214FB9A7"/>
    <w:rsid w:val="25A3359C"/>
    <w:rsid w:val="25BD5D3B"/>
    <w:rsid w:val="27C10FF7"/>
    <w:rsid w:val="28B86973"/>
    <w:rsid w:val="295A7E82"/>
    <w:rsid w:val="2DD8001F"/>
    <w:rsid w:val="2DFB8A2A"/>
    <w:rsid w:val="2FC4C555"/>
    <w:rsid w:val="307E6917"/>
    <w:rsid w:val="325CB26A"/>
    <w:rsid w:val="32844766"/>
    <w:rsid w:val="32AA63D7"/>
    <w:rsid w:val="32FBF31A"/>
    <w:rsid w:val="332EAA1C"/>
    <w:rsid w:val="3563F404"/>
    <w:rsid w:val="3570B760"/>
    <w:rsid w:val="389535E2"/>
    <w:rsid w:val="397D79F5"/>
    <w:rsid w:val="3C6A1AFE"/>
    <w:rsid w:val="3C6F64E1"/>
    <w:rsid w:val="3C94F0ED"/>
    <w:rsid w:val="3F59D02C"/>
    <w:rsid w:val="40285F99"/>
    <w:rsid w:val="41E65D51"/>
    <w:rsid w:val="41F9C0FB"/>
    <w:rsid w:val="43F0CA3C"/>
    <w:rsid w:val="453B4E76"/>
    <w:rsid w:val="45D31C9B"/>
    <w:rsid w:val="46AB5D7C"/>
    <w:rsid w:val="487C5157"/>
    <w:rsid w:val="48A009B5"/>
    <w:rsid w:val="49D1ECF2"/>
    <w:rsid w:val="4A92441C"/>
    <w:rsid w:val="4AE8AA60"/>
    <w:rsid w:val="4BF70503"/>
    <w:rsid w:val="4C2E13B9"/>
    <w:rsid w:val="4CAA6F61"/>
    <w:rsid w:val="4CD906E6"/>
    <w:rsid w:val="4EDCBEFB"/>
    <w:rsid w:val="524639F4"/>
    <w:rsid w:val="52F944DF"/>
    <w:rsid w:val="54697867"/>
    <w:rsid w:val="57A909C4"/>
    <w:rsid w:val="57DFDBE8"/>
    <w:rsid w:val="5807ABA6"/>
    <w:rsid w:val="58859B41"/>
    <w:rsid w:val="596C9645"/>
    <w:rsid w:val="5B40BC6F"/>
    <w:rsid w:val="5B5BAF41"/>
    <w:rsid w:val="5B90A854"/>
    <w:rsid w:val="5DA5E7FD"/>
    <w:rsid w:val="6024A404"/>
    <w:rsid w:val="610D20F7"/>
    <w:rsid w:val="6165476B"/>
    <w:rsid w:val="61B79B51"/>
    <w:rsid w:val="660A4AF5"/>
    <w:rsid w:val="671914B4"/>
    <w:rsid w:val="698D84A0"/>
    <w:rsid w:val="6E1B48A8"/>
    <w:rsid w:val="70CAF9FE"/>
    <w:rsid w:val="71066ABA"/>
    <w:rsid w:val="71DCF7E2"/>
    <w:rsid w:val="7352FE27"/>
    <w:rsid w:val="73CA6B1B"/>
    <w:rsid w:val="7455C293"/>
    <w:rsid w:val="74A67B6B"/>
    <w:rsid w:val="74F51741"/>
    <w:rsid w:val="75163B6C"/>
    <w:rsid w:val="77188359"/>
    <w:rsid w:val="78076180"/>
    <w:rsid w:val="796EF315"/>
    <w:rsid w:val="7B15F331"/>
    <w:rsid w:val="7C059C65"/>
    <w:rsid w:val="7C998DDE"/>
    <w:rsid w:val="7CB3862B"/>
    <w:rsid w:val="7F9743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C8A1AA"/>
  <w15:chartTrackingRefBased/>
  <w15:docId w15:val="{A7C80857-0D17-4C52-A06A-0E748882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5EAD"/>
    <w:pPr>
      <w:ind w:leftChars="400" w:left="840"/>
    </w:pPr>
  </w:style>
  <w:style w:type="paragraph" w:styleId="a4">
    <w:name w:val="header"/>
    <w:basedOn w:val="a"/>
    <w:link w:val="a5"/>
    <w:uiPriority w:val="99"/>
    <w:unhideWhenUsed/>
    <w:rsid w:val="00FC7875"/>
    <w:pPr>
      <w:tabs>
        <w:tab w:val="center" w:pos="4252"/>
        <w:tab w:val="right" w:pos="8504"/>
      </w:tabs>
      <w:snapToGrid w:val="0"/>
    </w:pPr>
  </w:style>
  <w:style w:type="character" w:customStyle="1" w:styleId="a5">
    <w:name w:val="ヘッダー (文字)"/>
    <w:basedOn w:val="a0"/>
    <w:link w:val="a4"/>
    <w:uiPriority w:val="99"/>
    <w:rsid w:val="00FC7875"/>
  </w:style>
  <w:style w:type="paragraph" w:styleId="a6">
    <w:name w:val="footer"/>
    <w:basedOn w:val="a"/>
    <w:link w:val="a7"/>
    <w:uiPriority w:val="99"/>
    <w:unhideWhenUsed/>
    <w:rsid w:val="00FC7875"/>
    <w:pPr>
      <w:tabs>
        <w:tab w:val="center" w:pos="4252"/>
        <w:tab w:val="right" w:pos="8504"/>
      </w:tabs>
      <w:snapToGrid w:val="0"/>
    </w:pPr>
  </w:style>
  <w:style w:type="character" w:customStyle="1" w:styleId="a7">
    <w:name w:val="フッター (文字)"/>
    <w:basedOn w:val="a0"/>
    <w:link w:val="a6"/>
    <w:uiPriority w:val="99"/>
    <w:rsid w:val="00FC7875"/>
  </w:style>
  <w:style w:type="paragraph" w:styleId="a8">
    <w:name w:val="Plain Text"/>
    <w:basedOn w:val="a"/>
    <w:link w:val="a9"/>
    <w:uiPriority w:val="99"/>
    <w:unhideWhenUsed/>
    <w:rsid w:val="005E2967"/>
    <w:pPr>
      <w:jc w:val="left"/>
    </w:pPr>
    <w:rPr>
      <w:rFonts w:ascii="ＭＳ ゴシック" w:eastAsia="ＭＳ ゴシック" w:hAnsi="Courier New" w:cs="Courier New"/>
      <w:sz w:val="20"/>
      <w:szCs w:val="21"/>
    </w:rPr>
  </w:style>
  <w:style w:type="character" w:customStyle="1" w:styleId="a9">
    <w:name w:val="書式なし (文字)"/>
    <w:basedOn w:val="a0"/>
    <w:link w:val="a8"/>
    <w:uiPriority w:val="99"/>
    <w:rsid w:val="005E2967"/>
    <w:rPr>
      <w:rFonts w:ascii="ＭＳ ゴシック" w:eastAsia="ＭＳ ゴシック" w:hAnsi="Courier New" w:cs="Courier New"/>
      <w:sz w:val="20"/>
      <w:szCs w:val="21"/>
    </w:rPr>
  </w:style>
  <w:style w:type="paragraph" w:styleId="aa">
    <w:name w:val="Revision"/>
    <w:hidden/>
    <w:uiPriority w:val="99"/>
    <w:semiHidden/>
    <w:rsid w:val="00D41CB2"/>
  </w:style>
  <w:style w:type="character" w:styleId="ab">
    <w:name w:val="annotation reference"/>
    <w:basedOn w:val="a0"/>
    <w:uiPriority w:val="99"/>
    <w:semiHidden/>
    <w:unhideWhenUsed/>
    <w:rsid w:val="00971C00"/>
    <w:rPr>
      <w:sz w:val="18"/>
      <w:szCs w:val="18"/>
    </w:rPr>
  </w:style>
  <w:style w:type="paragraph" w:styleId="ac">
    <w:name w:val="annotation text"/>
    <w:basedOn w:val="a"/>
    <w:link w:val="ad"/>
    <w:uiPriority w:val="99"/>
    <w:unhideWhenUsed/>
    <w:rsid w:val="00971C00"/>
    <w:pPr>
      <w:jc w:val="left"/>
    </w:pPr>
  </w:style>
  <w:style w:type="character" w:customStyle="1" w:styleId="ad">
    <w:name w:val="コメント文字列 (文字)"/>
    <w:basedOn w:val="a0"/>
    <w:link w:val="ac"/>
    <w:uiPriority w:val="99"/>
    <w:rsid w:val="00971C00"/>
  </w:style>
  <w:style w:type="paragraph" w:styleId="ae">
    <w:name w:val="annotation subject"/>
    <w:basedOn w:val="ac"/>
    <w:next w:val="ac"/>
    <w:link w:val="af"/>
    <w:uiPriority w:val="99"/>
    <w:semiHidden/>
    <w:unhideWhenUsed/>
    <w:rsid w:val="00971C00"/>
    <w:rPr>
      <w:b/>
      <w:bCs/>
    </w:rPr>
  </w:style>
  <w:style w:type="character" w:customStyle="1" w:styleId="af">
    <w:name w:val="コメント内容 (文字)"/>
    <w:basedOn w:val="ad"/>
    <w:link w:val="ae"/>
    <w:uiPriority w:val="99"/>
    <w:semiHidden/>
    <w:rsid w:val="00971C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998735EE74E5842A209BF76A548E98A" ma:contentTypeVersion="14" ma:contentTypeDescription="新しいドキュメントを作成します。" ma:contentTypeScope="" ma:versionID="525ac215e2ab62d4c48b632bc65230ba">
  <xsd:schema xmlns:xsd="http://www.w3.org/2001/XMLSchema" xmlns:xs="http://www.w3.org/2001/XMLSchema" xmlns:p="http://schemas.microsoft.com/office/2006/metadata/properties" xmlns:ns2="9bb75a36-e18e-4160-bb43-1f6f81717b13" xmlns:ns3="a382f045-9437-4ce9-a215-053515ffaaae" targetNamespace="http://schemas.microsoft.com/office/2006/metadata/properties" ma:root="true" ma:fieldsID="a08ff55c554a3c321d058004b55909a7" ns2:_="" ns3:_="">
    <xsd:import namespace="9bb75a36-e18e-4160-bb43-1f6f81717b13"/>
    <xsd:import namespace="a382f045-9437-4ce9-a215-053515ffaa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75a36-e18e-4160-bb43-1f6f81717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dc78a9cb-ef52-4624-a10c-5cf71779faf5"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82f045-9437-4ce9-a215-053515ffaaae" elementFormDefault="qualified">
    <xsd:import namespace="http://schemas.microsoft.com/office/2006/documentManagement/types"/>
    <xsd:import namespace="http://schemas.microsoft.com/office/infopath/2007/PartnerControls"/>
    <xsd:element name="SharedWithUsers" ma:index="1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共有相手の詳細情報" ma:internalName="SharedWithDetails" ma:readOnly="true">
      <xsd:simpleType>
        <xsd:restriction base="dms:Note">
          <xsd:maxLength value="255"/>
        </xsd:restriction>
      </xsd:simpleType>
    </xsd:element>
    <xsd:element name="TaxCatchAll" ma:index="15" nillable="true" ma:displayName="Taxonomy Catch All Column" ma:hidden="true" ma:list="{ff19b4fd-c756-446e-98a2-4748544e6adf}" ma:internalName="TaxCatchAll" ma:showField="CatchAllData" ma:web="a382f045-9437-4ce9-a215-053515ffaa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382f045-9437-4ce9-a215-053515ffaaae" xsi:nil="true"/>
    <lcf76f155ced4ddcb4097134ff3c332f xmlns="9bb75a36-e18e-4160-bb43-1f6f81717b1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DF0670-4E81-4147-8EE5-821751957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75a36-e18e-4160-bb43-1f6f81717b13"/>
    <ds:schemaRef ds:uri="a382f045-9437-4ce9-a215-053515ffaa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292B66-62B1-405A-87AD-65F3E7E0AFC0}">
  <ds:schemaRefs>
    <ds:schemaRef ds:uri="http://schemas.openxmlformats.org/officeDocument/2006/bibliography"/>
  </ds:schemaRefs>
</ds:datastoreItem>
</file>

<file path=customXml/itemProps3.xml><?xml version="1.0" encoding="utf-8"?>
<ds:datastoreItem xmlns:ds="http://schemas.openxmlformats.org/officeDocument/2006/customXml" ds:itemID="{BCF275F8-4917-44CB-84DD-2F9B8B61E07A}">
  <ds:schemaRefs>
    <ds:schemaRef ds:uri="http://schemas.microsoft.com/office/2006/metadata/properties"/>
    <ds:schemaRef ds:uri="http://schemas.microsoft.com/office/infopath/2007/PartnerControls"/>
    <ds:schemaRef ds:uri="a382f045-9437-4ce9-a215-053515ffaaae"/>
    <ds:schemaRef ds:uri="9bb75a36-e18e-4160-bb43-1f6f81717b13"/>
  </ds:schemaRefs>
</ds:datastoreItem>
</file>

<file path=customXml/itemProps4.xml><?xml version="1.0" encoding="utf-8"?>
<ds:datastoreItem xmlns:ds="http://schemas.openxmlformats.org/officeDocument/2006/customXml" ds:itemID="{93644007-1B11-4A14-B682-AB9433D9E7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3458</Words>
  <Characters>3562</Characters>
  <Application>Microsoft Office Word</Application>
  <DocSecurity>0</DocSecurity>
  <Lines>169</Lines>
  <Paragraphs>143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知子 村上</dc:creator>
  <cp:keywords/>
  <dc:description/>
  <cp:lastModifiedBy>好川 亜希子（Akiko Yoshikawa）</cp:lastModifiedBy>
  <cp:revision>18</cp:revision>
  <cp:lastPrinted>2023-05-18T07:30:00Z</cp:lastPrinted>
  <dcterms:created xsi:type="dcterms:W3CDTF">2023-05-18T07:53:00Z</dcterms:created>
  <dcterms:modified xsi:type="dcterms:W3CDTF">2026-02-20T10:00:00Z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0x0101005998735EE74E5842A209BF76A548E98A</vt:lpwstr>
  </property>
  <property fmtid="{D5CDD505-2E9C-101B-9397-08002B2CF9AE}" pid="3" name="MediaServiceImageTags">
    <vt:lpwstr/>
  </property>
  <property fmtid="{D5CDD505-2E9C-101B-9397-08002B2CF9AE}" pid="4" name="docLang">
    <vt:lpwstr>ja</vt:lpwstr>
  </property>
</Properties>
</file>